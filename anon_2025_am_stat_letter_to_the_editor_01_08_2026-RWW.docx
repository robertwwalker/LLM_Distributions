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6DA3" w14:textId="7070402B" w:rsidR="00483C92" w:rsidRDefault="00543DC6">
      <w:pPr>
        <w:rPr>
          <w:rFonts w:ascii="Arial Black" w:hAnsi="Arial Black" w:cs="Helvetica"/>
          <w:b/>
          <w:sz w:val="26"/>
          <w:szCs w:val="26"/>
        </w:rPr>
      </w:pPr>
      <w:r>
        <w:rPr>
          <w:rFonts w:ascii="Arial Black" w:hAnsi="Arial Black" w:cs="Helvetica"/>
          <w:b/>
          <w:sz w:val="26"/>
          <w:szCs w:val="26"/>
        </w:rPr>
        <w:t xml:space="preserve">The accuracy and replicability of </w:t>
      </w:r>
      <w:r w:rsidR="00B12E1F">
        <w:rPr>
          <w:rFonts w:ascii="Arial Black" w:hAnsi="Arial Black" w:cs="Helvetica"/>
          <w:b/>
          <w:sz w:val="26"/>
          <w:szCs w:val="26"/>
        </w:rPr>
        <w:t>data</w:t>
      </w:r>
      <w:r>
        <w:rPr>
          <w:rFonts w:ascii="Arial Black" w:hAnsi="Arial Black" w:cs="Helvetica"/>
          <w:b/>
          <w:sz w:val="26"/>
          <w:szCs w:val="26"/>
        </w:rPr>
        <w:t xml:space="preserve"> </w:t>
      </w:r>
      <w:r w:rsidR="00B12E1F">
        <w:rPr>
          <w:rFonts w:ascii="Arial Black" w:hAnsi="Arial Black" w:cs="Helvetica"/>
          <w:b/>
          <w:sz w:val="26"/>
          <w:szCs w:val="26"/>
        </w:rPr>
        <w:t>analy</w:t>
      </w:r>
      <w:r>
        <w:rPr>
          <w:rFonts w:ascii="Arial Black" w:hAnsi="Arial Black" w:cs="Helvetica"/>
          <w:b/>
          <w:sz w:val="26"/>
          <w:szCs w:val="26"/>
        </w:rPr>
        <w:t>sis</w:t>
      </w:r>
      <w:r w:rsidR="00B12E1F">
        <w:rPr>
          <w:rFonts w:ascii="Arial Black" w:hAnsi="Arial Black" w:cs="Helvetica"/>
          <w:b/>
          <w:sz w:val="26"/>
          <w:szCs w:val="26"/>
        </w:rPr>
        <w:t xml:space="preserve"> </w:t>
      </w:r>
      <w:r>
        <w:rPr>
          <w:rFonts w:ascii="Arial Black" w:hAnsi="Arial Black" w:cs="Helvetica"/>
          <w:b/>
          <w:sz w:val="26"/>
          <w:szCs w:val="26"/>
        </w:rPr>
        <w:t>performed with large language models</w:t>
      </w:r>
    </w:p>
    <w:p w14:paraId="60D6A67C" w14:textId="77777777" w:rsidR="00812ED9" w:rsidRPr="000D59FB" w:rsidRDefault="00812ED9">
      <w:pPr>
        <w:rPr>
          <w:rFonts w:ascii="Arial Black" w:hAnsi="Arial Black" w:cs="Helvetica"/>
          <w:b/>
          <w:sz w:val="26"/>
          <w:szCs w:val="26"/>
        </w:rPr>
      </w:pPr>
    </w:p>
    <w:p w14:paraId="4B029FD9" w14:textId="77777777" w:rsidR="00A304C6" w:rsidRDefault="00A304C6" w:rsidP="000D59FB">
      <w:pPr>
        <w:spacing w:line="480" w:lineRule="auto"/>
        <w:rPr>
          <w:rFonts w:cs="Helvetica"/>
          <w:sz w:val="24"/>
          <w:szCs w:val="24"/>
        </w:rPr>
      </w:pPr>
    </w:p>
    <w:p w14:paraId="532A2554" w14:textId="5A7B65F0" w:rsidR="006D2A0A" w:rsidRDefault="006D2A0A" w:rsidP="000D59FB">
      <w:pPr>
        <w:spacing w:line="480" w:lineRule="auto"/>
        <w:rPr>
          <w:rFonts w:cs="Helvetica"/>
          <w:sz w:val="24"/>
          <w:szCs w:val="24"/>
        </w:rPr>
      </w:pPr>
      <w:r>
        <w:rPr>
          <w:rFonts w:cs="Helvetica"/>
          <w:sz w:val="24"/>
          <w:szCs w:val="24"/>
        </w:rPr>
        <w:t>Dear Editor:</w:t>
      </w:r>
    </w:p>
    <w:p w14:paraId="67592BD9" w14:textId="0477853E" w:rsidR="00A541ED" w:rsidRDefault="00404437" w:rsidP="000D59FB">
      <w:pPr>
        <w:spacing w:line="480" w:lineRule="auto"/>
        <w:rPr>
          <w:rFonts w:cs="Helvetica"/>
          <w:sz w:val="24"/>
          <w:szCs w:val="24"/>
        </w:rPr>
      </w:pPr>
      <w:r>
        <w:rPr>
          <w:rFonts w:cs="Helvetica"/>
          <w:sz w:val="24"/>
          <w:szCs w:val="24"/>
        </w:rPr>
        <w:tab/>
      </w:r>
      <w:r w:rsidR="00292F65">
        <w:rPr>
          <w:rFonts w:cs="Helvetica"/>
          <w:sz w:val="24"/>
          <w:szCs w:val="24"/>
        </w:rPr>
        <w:t xml:space="preserve">Albeit </w:t>
      </w:r>
      <w:r w:rsidR="00621950">
        <w:rPr>
          <w:rFonts w:cs="Helvetica"/>
          <w:sz w:val="24"/>
          <w:szCs w:val="24"/>
        </w:rPr>
        <w:t xml:space="preserve">a </w:t>
      </w:r>
      <w:r w:rsidR="00292F65">
        <w:rPr>
          <w:rFonts w:cs="Helvetica"/>
          <w:sz w:val="24"/>
          <w:szCs w:val="24"/>
        </w:rPr>
        <w:t xml:space="preserve">surprising </w:t>
      </w:r>
      <w:r w:rsidR="00621950">
        <w:rPr>
          <w:rFonts w:cs="Helvetica"/>
          <w:sz w:val="24"/>
          <w:szCs w:val="24"/>
        </w:rPr>
        <w:t xml:space="preserve">idea </w:t>
      </w:r>
      <w:r w:rsidR="00292F65">
        <w:rPr>
          <w:rFonts w:cs="Helvetica"/>
          <w:sz w:val="24"/>
          <w:szCs w:val="24"/>
        </w:rPr>
        <w:t>just several years ago</w:t>
      </w:r>
      <w:r w:rsidR="008E48CD">
        <w:rPr>
          <w:rFonts w:cs="Helvetica"/>
          <w:sz w:val="24"/>
          <w:szCs w:val="24"/>
        </w:rPr>
        <w:t xml:space="preserve"> </w:t>
      </w:r>
      <w:r w:rsidR="008E48CD">
        <w:rPr>
          <w:rFonts w:cs="Helvetica"/>
          <w:sz w:val="24"/>
          <w:szCs w:val="24"/>
        </w:rPr>
        <w:fldChar w:fldCharType="begin"/>
      </w:r>
      <w:r w:rsidR="00246352">
        <w:rPr>
          <w:rFonts w:cs="Helvetica"/>
          <w:sz w:val="24"/>
          <w:szCs w:val="24"/>
        </w:rPr>
        <w:instrText xml:space="preserve"> ADDIN EN.CITE &lt;EndNote&gt;&lt;Cite&gt;&lt;Author&gt;Bie&lt;/Author&gt;&lt;Year&gt;2022&lt;/Year&gt;&lt;RecNum&gt;3873&lt;/RecNum&gt;&lt;DisplayText&gt;(Bie et al. 2022)&lt;/DisplayText&gt;&lt;record&gt;&lt;rec-number&gt;3873&lt;/rec-number&gt;&lt;foreign-keys&gt;&lt;key app="EN" db-id="d95aeewpyx05sted9acxwwzp2x5srrrt0fwa" timestamp="1728933232"&gt;3873&lt;/key&gt;&lt;/foreign-keys&gt;&lt;ref-type name="Journal Article"&gt;17&lt;/ref-type&gt;&lt;contributors&gt;&lt;authors&gt;&lt;author&gt;Tijl De Bie&lt;/author&gt;&lt;author&gt;Luc De Raedt&lt;/author&gt;&lt;author&gt;José Hernández-Orallo&lt;/author&gt;&lt;author&gt;Holger H. Hoos&lt;/author&gt;&lt;author&gt;Padhraic Smyth&lt;/author&gt;&lt;author&gt;Christopher K. I. Williams&lt;/author&gt;&lt;/authors&gt;&lt;/contributors&gt;&lt;titles&gt;&lt;title&gt;Automating Data Science&lt;/title&gt;&lt;secondary-title&gt;Communications of the ACM&lt;/secondary-title&gt;&lt;/titles&gt;&lt;periodical&gt;&lt;full-title&gt;Communications of the ACM&lt;/full-title&gt;&lt;/periodical&gt;&lt;pages&gt;76-87&lt;/pages&gt;&lt;volume&gt;3&lt;/volume&gt;&lt;number&gt;3&lt;/number&gt;&lt;dates&gt;&lt;year&gt;2022&lt;/year&gt;&lt;/dates&gt;&lt;urls&gt;&lt;/urls&gt;&lt;/record&gt;&lt;/Cite&gt;&lt;/EndNote&gt;</w:instrText>
      </w:r>
      <w:r w:rsidR="008E48CD">
        <w:rPr>
          <w:rFonts w:cs="Helvetica"/>
          <w:sz w:val="24"/>
          <w:szCs w:val="24"/>
        </w:rPr>
        <w:fldChar w:fldCharType="separate"/>
      </w:r>
      <w:r w:rsidR="00246352">
        <w:rPr>
          <w:rFonts w:cs="Helvetica"/>
          <w:noProof/>
          <w:sz w:val="24"/>
          <w:szCs w:val="24"/>
        </w:rPr>
        <w:t>(Bie et al. 2022)</w:t>
      </w:r>
      <w:r w:rsidR="008E48CD">
        <w:rPr>
          <w:rFonts w:cs="Helvetica"/>
          <w:sz w:val="24"/>
          <w:szCs w:val="24"/>
        </w:rPr>
        <w:fldChar w:fldCharType="end"/>
      </w:r>
      <w:r w:rsidR="00292F65">
        <w:rPr>
          <w:rFonts w:cs="Helvetica"/>
          <w:sz w:val="24"/>
          <w:szCs w:val="24"/>
        </w:rPr>
        <w:t xml:space="preserve">, </w:t>
      </w:r>
      <w:del w:id="0" w:author="Tim Johnson" w:date="2026-01-08T11:35:00Z">
        <w:r w:rsidR="00292F65" w:rsidDel="0077689E">
          <w:rPr>
            <w:rFonts w:cs="Helvetica"/>
            <w:sz w:val="24"/>
            <w:szCs w:val="24"/>
          </w:rPr>
          <w:delText xml:space="preserve">the prospect </w:delText>
        </w:r>
      </w:del>
      <w:del w:id="1" w:author="Tim Johnson [2]" w:date="2026-01-08T12:05:00Z">
        <w:r w:rsidR="00292F65" w:rsidDel="00731869">
          <w:rPr>
            <w:rFonts w:cs="Helvetica"/>
            <w:sz w:val="24"/>
            <w:szCs w:val="24"/>
          </w:rPr>
          <w:delText>of</w:delText>
        </w:r>
      </w:del>
      <w:ins w:id="2" w:author="Tim Johnson" w:date="2026-01-08T11:35:00Z">
        <w:del w:id="3" w:author="Tim Johnson [2]" w:date="2026-01-08T12:05:00Z">
          <w:r w:rsidR="0077689E" w:rsidDel="00731869">
            <w:rPr>
              <w:rFonts w:cs="Helvetica"/>
              <w:sz w:val="24"/>
              <w:szCs w:val="24"/>
            </w:rPr>
            <w:delText>using</w:delText>
          </w:r>
        </w:del>
      </w:ins>
      <w:ins w:id="4" w:author="Tim Johnson [2]" w:date="2026-01-08T12:05:00Z">
        <w:r w:rsidR="00731869">
          <w:rPr>
            <w:rFonts w:cs="Helvetica"/>
            <w:sz w:val="24"/>
            <w:szCs w:val="24"/>
          </w:rPr>
          <w:t>automating</w:t>
        </w:r>
      </w:ins>
      <w:r w:rsidR="00292F65">
        <w:rPr>
          <w:rFonts w:cs="Helvetica"/>
          <w:sz w:val="24"/>
          <w:szCs w:val="24"/>
        </w:rPr>
        <w:t xml:space="preserve"> </w:t>
      </w:r>
      <w:ins w:id="5" w:author="Tim Johnson [2]" w:date="2026-01-08T12:05:00Z">
        <w:r w:rsidR="00731869">
          <w:rPr>
            <w:rFonts w:cs="Helvetica"/>
            <w:sz w:val="24"/>
            <w:szCs w:val="24"/>
          </w:rPr>
          <w:t xml:space="preserve">data analysis via </w:t>
        </w:r>
      </w:ins>
      <w:r w:rsidR="00292F65">
        <w:rPr>
          <w:rFonts w:cs="Helvetica"/>
          <w:sz w:val="24"/>
          <w:szCs w:val="24"/>
        </w:rPr>
        <w:t xml:space="preserve">artificial intelligence (AI) </w:t>
      </w:r>
      <w:del w:id="6" w:author="Tim Johnson [2]" w:date="2026-01-08T12:05:00Z">
        <w:r w:rsidR="00292F65" w:rsidDel="00731869">
          <w:rPr>
            <w:rFonts w:cs="Helvetica"/>
            <w:sz w:val="24"/>
            <w:szCs w:val="24"/>
          </w:rPr>
          <w:delText xml:space="preserve">systems </w:delText>
        </w:r>
      </w:del>
      <w:ins w:id="7" w:author="Tim Johnson" w:date="2026-01-08T11:35:00Z">
        <w:del w:id="8" w:author="Tim Johnson [2]" w:date="2026-01-08T12:05:00Z">
          <w:r w:rsidR="0077689E" w:rsidDel="00731869">
            <w:rPr>
              <w:rFonts w:cs="Helvetica"/>
              <w:sz w:val="24"/>
              <w:szCs w:val="24"/>
            </w:rPr>
            <w:delText xml:space="preserve">to </w:delText>
          </w:r>
        </w:del>
      </w:ins>
      <w:del w:id="9" w:author="Tim Johnson [2]" w:date="2026-01-08T12:05:00Z">
        <w:r w:rsidR="00292F65" w:rsidDel="00731869">
          <w:rPr>
            <w:rFonts w:cs="Helvetica"/>
            <w:sz w:val="24"/>
            <w:szCs w:val="24"/>
          </w:rPr>
          <w:delText xml:space="preserve">automating </w:delText>
        </w:r>
      </w:del>
      <w:ins w:id="10" w:author="Tim Johnson" w:date="2026-01-08T11:35:00Z">
        <w:del w:id="11" w:author="Tim Johnson [2]" w:date="2026-01-08T12:05:00Z">
          <w:r w:rsidR="0077689E" w:rsidDel="00731869">
            <w:rPr>
              <w:rFonts w:cs="Helvetica"/>
              <w:sz w:val="24"/>
              <w:szCs w:val="24"/>
            </w:rPr>
            <w:delText xml:space="preserve">automate </w:delText>
          </w:r>
        </w:del>
      </w:ins>
      <w:del w:id="12" w:author="Tim Johnson [2]" w:date="2026-01-08T12:05:00Z">
        <w:r w:rsidR="00292F65" w:rsidDel="00731869">
          <w:rPr>
            <w:rFonts w:cs="Helvetica"/>
            <w:sz w:val="24"/>
            <w:szCs w:val="24"/>
          </w:rPr>
          <w:delText xml:space="preserve">data analysis no longer </w:delText>
        </w:r>
        <w:r w:rsidR="00B92274" w:rsidDel="00731869">
          <w:rPr>
            <w:rFonts w:cs="Helvetica"/>
            <w:sz w:val="24"/>
            <w:szCs w:val="24"/>
          </w:rPr>
          <w:delText xml:space="preserve">seems </w:delText>
        </w:r>
        <w:r w:rsidR="00E30852" w:rsidDel="00731869">
          <w:rPr>
            <w:rFonts w:cs="Helvetica"/>
            <w:sz w:val="24"/>
            <w:szCs w:val="24"/>
          </w:rPr>
          <w:delText>impossible</w:delText>
        </w:r>
      </w:del>
      <w:ins w:id="13" w:author="Tim Johnson" w:date="2026-01-08T11:36:00Z">
        <w:r w:rsidR="0077689E">
          <w:rPr>
            <w:rFonts w:cs="Helvetica"/>
            <w:sz w:val="24"/>
            <w:szCs w:val="24"/>
          </w:rPr>
          <w:t xml:space="preserve">now </w:t>
        </w:r>
      </w:ins>
      <w:ins w:id="14" w:author="Tim Johnson" w:date="2026-01-08T12:24:00Z">
        <w:r w:rsidR="00856003">
          <w:rPr>
            <w:rFonts w:cs="Helvetica"/>
            <w:sz w:val="24"/>
            <w:szCs w:val="24"/>
          </w:rPr>
          <w:t>features</w:t>
        </w:r>
      </w:ins>
      <w:ins w:id="15" w:author="Tim Johnson" w:date="2026-01-08T12:23:00Z">
        <w:r w:rsidR="00856003">
          <w:rPr>
            <w:rFonts w:cs="Helvetica"/>
            <w:sz w:val="24"/>
            <w:szCs w:val="24"/>
          </w:rPr>
          <w:t xml:space="preserve"> </w:t>
        </w:r>
      </w:ins>
      <w:ins w:id="16" w:author="Tim Johnson" w:date="2026-01-08T12:24:00Z">
        <w:r w:rsidR="00856003">
          <w:rPr>
            <w:rFonts w:cs="Helvetica"/>
            <w:sz w:val="24"/>
            <w:szCs w:val="24"/>
          </w:rPr>
          <w:t xml:space="preserve">in introductory courses </w:t>
        </w:r>
      </w:ins>
      <w:r w:rsidR="00731869">
        <w:rPr>
          <w:rFonts w:cs="Helvetica"/>
          <w:sz w:val="24"/>
          <w:szCs w:val="24"/>
        </w:rPr>
        <w:fldChar w:fldCharType="begin"/>
      </w:r>
      <w:r w:rsidR="00731869">
        <w:rPr>
          <w:rFonts w:cs="Helvetica"/>
          <w:sz w:val="24"/>
          <w:szCs w:val="24"/>
        </w:rPr>
        <w:instrText xml:space="preserve"> ADDIN EN.CITE &lt;EndNote&gt;&lt;Cite&gt;&lt;Author&gt;Bien&lt;/Author&gt;&lt;Year&gt;2025&lt;/Year&gt;&lt;RecNum&gt;4028&lt;/RecNum&gt;&lt;DisplayText&gt;(Bien and Mukherjee 2025)&lt;/DisplayText&gt;&lt;record&gt;&lt;rec-number&gt;4028&lt;/rec-number&gt;&lt;foreign-keys&gt;&lt;key app="EN" db-id="d95aeewpyx05sted9acxwwzp2x5srrrt0fwa" timestamp="1767902333"&gt;4028&lt;/key&gt;&lt;/foreign-keys&gt;&lt;ref-type name="Journal Article"&gt;17&lt;/ref-type&gt;&lt;contributors&gt;&lt;authors&gt;&lt;author&gt;Bien, Jacob&lt;/author&gt;&lt;author&gt;Mukherjee, Gourab&lt;/author&gt;&lt;/authors&gt;&lt;/contributors&gt;&lt;titles&gt;&lt;title&gt;Generative AI for Data Science 101: Coding Without Learning to Code&lt;/title&gt;&lt;secondary-title&gt;Journal of Statistics and Data Science Education&lt;/secondary-title&gt;&lt;/titles&gt;&lt;periodical&gt;&lt;full-title&gt;Journal of Statistics and Data Science Education&lt;/full-title&gt;&lt;/periodical&gt;&lt;pages&gt;129-142&lt;/pages&gt;&lt;volume&gt;33&lt;/volume&gt;&lt;number&gt;2&lt;/number&gt;&lt;dates&gt;&lt;year&gt;2025&lt;/year&gt;&lt;pub-dates&gt;&lt;date&gt;2025/04/03&lt;/date&gt;&lt;/pub-dates&gt;&lt;/dates&gt;&lt;publisher&gt;Taylor &amp;amp; Francis&lt;/publisher&gt;&lt;isbn&gt;null&lt;/isbn&gt;&lt;urls&gt;&lt;related-urls&gt;&lt;url&gt;https://doi.org/10.1080/26939169.2024.2432397&lt;/url&gt;&lt;/related-urls&gt;&lt;/urls&gt;&lt;electronic-resource-num&gt;10.1080/26939169.2024.2432397&lt;/electronic-resource-num&gt;&lt;/record&gt;&lt;/Cite&gt;&lt;/EndNote&gt;</w:instrText>
      </w:r>
      <w:r w:rsidR="00731869">
        <w:rPr>
          <w:rFonts w:cs="Helvetica"/>
          <w:sz w:val="24"/>
          <w:szCs w:val="24"/>
        </w:rPr>
        <w:fldChar w:fldCharType="separate"/>
      </w:r>
      <w:r w:rsidR="00731869">
        <w:rPr>
          <w:rFonts w:cs="Helvetica"/>
          <w:noProof/>
          <w:sz w:val="24"/>
          <w:szCs w:val="24"/>
        </w:rPr>
        <w:t>(Bien and Mukherjee 2025)</w:t>
      </w:r>
      <w:r w:rsidR="00731869">
        <w:rPr>
          <w:rFonts w:cs="Helvetica"/>
          <w:sz w:val="24"/>
          <w:szCs w:val="24"/>
        </w:rPr>
        <w:fldChar w:fldCharType="end"/>
      </w:r>
      <w:del w:id="17" w:author="Tim Johnson [2]" w:date="2026-01-08T12:03:00Z">
        <w:r w:rsidR="00292F65" w:rsidDel="00731869">
          <w:rPr>
            <w:rFonts w:cs="Helvetica"/>
            <w:sz w:val="24"/>
            <w:szCs w:val="24"/>
          </w:rPr>
          <w:delText>.</w:delText>
        </w:r>
        <w:r w:rsidR="008E48CD" w:rsidDel="00731869">
          <w:rPr>
            <w:rFonts w:cs="Helvetica"/>
            <w:sz w:val="24"/>
            <w:szCs w:val="24"/>
          </w:rPr>
          <w:delText xml:space="preserve"> </w:delText>
        </w:r>
        <w:r w:rsidR="00292F65" w:rsidDel="00731869">
          <w:rPr>
            <w:rFonts w:cs="Helvetica"/>
            <w:sz w:val="24"/>
            <w:szCs w:val="24"/>
          </w:rPr>
          <w:delText xml:space="preserve">Large language models (LLMs) now perform tasks </w:delText>
        </w:r>
        <w:r w:rsidR="002E7A70" w:rsidDel="00731869">
          <w:rPr>
            <w:rFonts w:cs="Helvetica"/>
            <w:sz w:val="24"/>
            <w:szCs w:val="24"/>
          </w:rPr>
          <w:delText>once</w:delText>
        </w:r>
        <w:r w:rsidR="00292F65" w:rsidDel="00731869">
          <w:rPr>
            <w:rFonts w:cs="Helvetica"/>
            <w:sz w:val="24"/>
            <w:szCs w:val="24"/>
          </w:rPr>
          <w:delText xml:space="preserve"> deemed </w:delText>
        </w:r>
        <w:r w:rsidR="002E7A70" w:rsidDel="00731869">
          <w:rPr>
            <w:rFonts w:cs="Helvetica"/>
            <w:sz w:val="24"/>
            <w:szCs w:val="24"/>
          </w:rPr>
          <w:delText xml:space="preserve">solely </w:delText>
        </w:r>
        <w:r w:rsidR="00292F65" w:rsidDel="00731869">
          <w:rPr>
            <w:rFonts w:cs="Helvetica"/>
            <w:sz w:val="24"/>
            <w:szCs w:val="24"/>
          </w:rPr>
          <w:delText xml:space="preserve">within the domain of human intelligence </w:delText>
        </w:r>
        <w:r w:rsidR="00292F65" w:rsidDel="00731869">
          <w:rPr>
            <w:rFonts w:cs="Helvetica"/>
            <w:sz w:val="24"/>
            <w:szCs w:val="24"/>
          </w:rPr>
          <w:fldChar w:fldCharType="begin"/>
        </w:r>
        <w:r w:rsidR="00292F65" w:rsidDel="00731869">
          <w:rPr>
            <w:rFonts w:cs="Helvetica"/>
            <w:sz w:val="24"/>
            <w:szCs w:val="24"/>
          </w:rPr>
          <w:delInstrText xml:space="preserve"> ADDIN EN.CITE &lt;EndNote&gt;&lt;Cite&gt;&lt;Author&gt;Bubeck&lt;/Author&gt;&lt;Year&gt;2023&lt;/Year&gt;&lt;RecNum&gt;3741&lt;/RecNum&gt;&lt;DisplayText&gt;(Bubeck et al. 2023)&lt;/DisplayText&gt;&lt;record&gt;&lt;rec-number&gt;3741&lt;/rec-number&gt;&lt;foreign-keys&gt;&lt;key app="EN" db-id="d95aeewpyx05sted9acxwwzp2x5srrrt0fwa" timestamp="1703608549"&gt;3741&lt;/key&gt;&lt;/foreign-keys&gt;&lt;ref-type name="Journal Article"&gt;17&lt;/ref-type&gt;&lt;contributors&gt;&lt;authors&gt;&lt;author&gt;Sébastien Bubeck&lt;/author&gt;&lt;author&gt;Varun Chandrasekaran&lt;/author&gt;&lt;author&gt;Ronen Eldan&lt;/author&gt;&lt;author&gt;Johannes Gehrke&lt;/author&gt;&lt;author&gt;Eric Horvitz&lt;/author&gt;&lt;author&gt;Ece Kamar&lt;/author&gt;&lt;author&gt;Peter Lee&lt;/author&gt;&lt;author&gt;Yin Tat Lee&lt;/author&gt;&lt;author&gt;Yuanzhi Li&lt;/author&gt;&lt;author&gt;Scott Lundberg&lt;/author&gt;&lt;author&gt;Harsha Nori&lt;/author&gt;&lt;author&gt;Hamid Palangi&lt;/author&gt;&lt;author&gt;Marco Tulio Ribeiro&lt;/author&gt;&lt;author&gt;Yi Zhang&lt;/author&gt;&lt;/authors&gt;&lt;/contributors&gt;&lt;titles&gt;&lt;title&gt;Sparks of Artificial General Intelligence: Early experiments with GPT-4&lt;/title&gt;&lt;secondary-title&gt;arXiv&lt;/secondary-title&gt;&lt;/titles&gt;&lt;periodical&gt;&lt;full-title&gt;arXiv&lt;/full-title&gt;&lt;/periodical&gt;&lt;dates&gt;&lt;year&gt;2023&lt;/year&gt;&lt;pub-dates&gt;&lt;date&gt;April 13&lt;/date&gt;&lt;/pub-dates&gt;&lt;/dates&gt;&lt;urls&gt;&lt;/urls&gt;&lt;electronic-resource-num&gt;https://doi.org/10.48550/arXiv.2303.12712&lt;/electronic-resource-num&gt;&lt;/record&gt;&lt;/Cite&gt;&lt;/EndNote&gt;</w:delInstrText>
        </w:r>
        <w:r w:rsidR="00292F65" w:rsidDel="00731869">
          <w:rPr>
            <w:rFonts w:cs="Helvetica"/>
            <w:sz w:val="24"/>
            <w:szCs w:val="24"/>
          </w:rPr>
          <w:fldChar w:fldCharType="separate"/>
        </w:r>
        <w:r w:rsidR="00292F65" w:rsidDel="00731869">
          <w:rPr>
            <w:rFonts w:cs="Helvetica"/>
            <w:noProof/>
            <w:sz w:val="24"/>
            <w:szCs w:val="24"/>
          </w:rPr>
          <w:delText>(Bubeck et al. 2023)</w:delText>
        </w:r>
        <w:r w:rsidR="00292F65" w:rsidDel="00731869">
          <w:rPr>
            <w:rFonts w:cs="Helvetica"/>
            <w:sz w:val="24"/>
            <w:szCs w:val="24"/>
          </w:rPr>
          <w:fldChar w:fldCharType="end"/>
        </w:r>
        <w:r w:rsidR="00292F65" w:rsidDel="00731869">
          <w:rPr>
            <w:rFonts w:cs="Helvetica"/>
            <w:sz w:val="24"/>
            <w:szCs w:val="24"/>
          </w:rPr>
          <w:delText xml:space="preserve"> </w:delText>
        </w:r>
        <w:r w:rsidR="002E7A70" w:rsidDel="00731869">
          <w:rPr>
            <w:rFonts w:cs="Helvetica"/>
            <w:sz w:val="24"/>
            <w:szCs w:val="24"/>
          </w:rPr>
          <w:delText xml:space="preserve">and this development </w:delText>
        </w:r>
        <w:r w:rsidR="00292F65" w:rsidDel="00731869">
          <w:rPr>
            <w:rFonts w:cs="Helvetica"/>
            <w:sz w:val="24"/>
            <w:szCs w:val="24"/>
          </w:rPr>
          <w:delText>has left</w:delText>
        </w:r>
      </w:del>
      <w:ins w:id="18" w:author="Tim Johnson [2]" w:date="2026-01-08T12:03:00Z">
        <w:r w:rsidR="00731869">
          <w:rPr>
            <w:rFonts w:cs="Helvetica"/>
            <w:sz w:val="24"/>
            <w:szCs w:val="24"/>
          </w:rPr>
          <w:t xml:space="preserve"> and</w:t>
        </w:r>
      </w:ins>
      <w:r w:rsidR="00292F65">
        <w:rPr>
          <w:rFonts w:cs="Helvetica"/>
          <w:sz w:val="24"/>
          <w:szCs w:val="24"/>
        </w:rPr>
        <w:t xml:space="preserve"> researchers</w:t>
      </w:r>
      <w:r>
        <w:rPr>
          <w:rFonts w:cs="Helvetica"/>
          <w:sz w:val="24"/>
          <w:szCs w:val="24"/>
        </w:rPr>
        <w:t xml:space="preserve"> </w:t>
      </w:r>
      <w:ins w:id="19" w:author="Tim Johnson [2]" w:date="2026-01-08T12:05:00Z">
        <w:r w:rsidR="00731869">
          <w:rPr>
            <w:rFonts w:cs="Helvetica"/>
            <w:sz w:val="24"/>
            <w:szCs w:val="24"/>
          </w:rPr>
          <w:t xml:space="preserve">muse </w:t>
        </w:r>
      </w:ins>
      <w:del w:id="20" w:author="Tim Johnson [2]" w:date="2026-01-08T12:04:00Z">
        <w:r w:rsidDel="00731869">
          <w:rPr>
            <w:rFonts w:cs="Helvetica"/>
            <w:sz w:val="24"/>
            <w:szCs w:val="24"/>
          </w:rPr>
          <w:delText xml:space="preserve">musing </w:delText>
        </w:r>
      </w:del>
      <w:r>
        <w:rPr>
          <w:rFonts w:cs="Helvetica"/>
          <w:sz w:val="24"/>
          <w:szCs w:val="24"/>
        </w:rPr>
        <w:t>t</w:t>
      </w:r>
      <w:r w:rsidR="00292F65">
        <w:rPr>
          <w:rFonts w:cs="Helvetica"/>
          <w:sz w:val="24"/>
          <w:szCs w:val="24"/>
        </w:rPr>
        <w:t xml:space="preserve">hat future data scientists </w:t>
      </w:r>
      <w:del w:id="21" w:author="Tim Johnson [2]" w:date="2026-01-08T12:04:00Z">
        <w:r w:rsidDel="00731869">
          <w:rPr>
            <w:rFonts w:cs="Helvetica"/>
            <w:sz w:val="24"/>
            <w:szCs w:val="24"/>
          </w:rPr>
          <w:delText>need to prepare for career</w:delText>
        </w:r>
        <w:r w:rsidR="00292F65" w:rsidDel="00731869">
          <w:rPr>
            <w:rFonts w:cs="Helvetica"/>
            <w:sz w:val="24"/>
            <w:szCs w:val="24"/>
          </w:rPr>
          <w:delText>s</w:delText>
        </w:r>
        <w:r w:rsidDel="00731869">
          <w:rPr>
            <w:rFonts w:cs="Helvetica"/>
            <w:sz w:val="24"/>
            <w:szCs w:val="24"/>
          </w:rPr>
          <w:delText xml:space="preserve"> </w:delText>
        </w:r>
        <w:r w:rsidR="00292F65" w:rsidDel="00731869">
          <w:rPr>
            <w:rFonts w:cs="Helvetica"/>
            <w:sz w:val="24"/>
            <w:szCs w:val="24"/>
          </w:rPr>
          <w:delText>in which they</w:delText>
        </w:r>
      </w:del>
      <w:ins w:id="22" w:author="Tim Johnson [2]" w:date="2026-01-08T12:04:00Z">
        <w:r w:rsidR="00731869">
          <w:rPr>
            <w:rFonts w:cs="Helvetica"/>
            <w:sz w:val="24"/>
            <w:szCs w:val="24"/>
          </w:rPr>
          <w:t>will</w:t>
        </w:r>
      </w:ins>
      <w:r w:rsidR="00292F65">
        <w:rPr>
          <w:rFonts w:cs="Helvetica"/>
          <w:sz w:val="24"/>
          <w:szCs w:val="24"/>
        </w:rPr>
        <w:t xml:space="preserve"> </w:t>
      </w:r>
      <w:r>
        <w:rPr>
          <w:rFonts w:cs="Helvetica"/>
          <w:sz w:val="24"/>
          <w:szCs w:val="24"/>
        </w:rPr>
        <w:t>orchestrat</w:t>
      </w:r>
      <w:r w:rsidR="00292F65">
        <w:rPr>
          <w:rFonts w:cs="Helvetica"/>
          <w:sz w:val="24"/>
          <w:szCs w:val="24"/>
        </w:rPr>
        <w:t>e</w:t>
      </w:r>
      <w:r w:rsidR="002E7A70">
        <w:rPr>
          <w:rFonts w:cs="Helvetica"/>
          <w:sz w:val="24"/>
          <w:szCs w:val="24"/>
        </w:rPr>
        <w:t xml:space="preserve"> </w:t>
      </w:r>
      <w:ins w:id="23" w:author="Tim Johnson [2]" w:date="2026-01-08T12:04:00Z">
        <w:r w:rsidR="00731869">
          <w:rPr>
            <w:rFonts w:cs="Helvetica"/>
            <w:sz w:val="24"/>
            <w:szCs w:val="24"/>
          </w:rPr>
          <w:t xml:space="preserve">AI </w:t>
        </w:r>
      </w:ins>
      <w:r>
        <w:rPr>
          <w:rFonts w:cs="Helvetica"/>
          <w:sz w:val="24"/>
          <w:szCs w:val="24"/>
        </w:rPr>
        <w:t>production process</w:t>
      </w:r>
      <w:r w:rsidR="002E7A70">
        <w:rPr>
          <w:rFonts w:cs="Helvetica"/>
          <w:sz w:val="24"/>
          <w:szCs w:val="24"/>
        </w:rPr>
        <w:t>es</w:t>
      </w:r>
      <w:del w:id="24" w:author="Tim Johnson [2]" w:date="2026-01-08T12:04:00Z">
        <w:r w:rsidR="00292F65" w:rsidDel="00731869">
          <w:rPr>
            <w:rFonts w:cs="Helvetica"/>
            <w:sz w:val="24"/>
            <w:szCs w:val="24"/>
          </w:rPr>
          <w:delText xml:space="preserve"> </w:delText>
        </w:r>
        <w:r w:rsidR="002E7A70" w:rsidDel="00731869">
          <w:rPr>
            <w:rFonts w:cs="Helvetica"/>
            <w:sz w:val="24"/>
            <w:szCs w:val="24"/>
          </w:rPr>
          <w:delText>across</w:delText>
        </w:r>
        <w:r w:rsidR="00292F65" w:rsidDel="00731869">
          <w:rPr>
            <w:rFonts w:cs="Helvetica"/>
            <w:sz w:val="24"/>
            <w:szCs w:val="24"/>
          </w:rPr>
          <w:delText xml:space="preserve"> AI systems</w:delText>
        </w:r>
      </w:del>
      <w:del w:id="25" w:author="Tim Johnson [2]" w:date="2026-01-08T12:07:00Z">
        <w:r w:rsidR="00292F65" w:rsidDel="00731869">
          <w:rPr>
            <w:rFonts w:cs="Helvetica"/>
            <w:sz w:val="24"/>
            <w:szCs w:val="24"/>
          </w:rPr>
          <w:delText>, not</w:delText>
        </w:r>
      </w:del>
      <w:ins w:id="26" w:author="Tim Johnson [2]" w:date="2026-01-08T12:07:00Z">
        <w:r w:rsidR="00731869">
          <w:rPr>
            <w:rFonts w:cs="Helvetica"/>
            <w:sz w:val="24"/>
            <w:szCs w:val="24"/>
          </w:rPr>
          <w:t xml:space="preserve"> in lieu</w:t>
        </w:r>
      </w:ins>
      <w:r w:rsidR="00292F65">
        <w:rPr>
          <w:rFonts w:cs="Helvetica"/>
          <w:sz w:val="24"/>
          <w:szCs w:val="24"/>
        </w:rPr>
        <w:t xml:space="preserve"> </w:t>
      </w:r>
      <w:ins w:id="27" w:author="Tim Johnson [2]" w:date="2026-01-08T12:07:00Z">
        <w:r w:rsidR="00731869">
          <w:rPr>
            <w:rFonts w:cs="Helvetica"/>
            <w:sz w:val="24"/>
            <w:szCs w:val="24"/>
          </w:rPr>
          <w:t xml:space="preserve">of </w:t>
        </w:r>
      </w:ins>
      <w:del w:id="28" w:author="Tim Johnson [2]" w:date="2026-01-08T12:04:00Z">
        <w:r w:rsidR="00292F65" w:rsidDel="00731869">
          <w:rPr>
            <w:rFonts w:cs="Helvetica"/>
            <w:sz w:val="24"/>
            <w:szCs w:val="24"/>
          </w:rPr>
          <w:delText>careers in which they</w:delText>
        </w:r>
        <w:r w:rsidDel="00731869">
          <w:rPr>
            <w:rFonts w:cs="Helvetica"/>
            <w:sz w:val="24"/>
            <w:szCs w:val="24"/>
          </w:rPr>
          <w:delText xml:space="preserve"> </w:delText>
        </w:r>
      </w:del>
      <w:del w:id="29" w:author="Tim Johnson [2]" w:date="2026-01-08T12:07:00Z">
        <w:r w:rsidDel="00731869">
          <w:rPr>
            <w:rFonts w:cs="Helvetica"/>
            <w:sz w:val="24"/>
            <w:szCs w:val="24"/>
          </w:rPr>
          <w:delText>cod</w:delText>
        </w:r>
        <w:r w:rsidR="00292F65" w:rsidDel="00731869">
          <w:rPr>
            <w:rFonts w:cs="Helvetica"/>
            <w:sz w:val="24"/>
            <w:szCs w:val="24"/>
          </w:rPr>
          <w:delText>e</w:delText>
        </w:r>
        <w:r w:rsidDel="00731869">
          <w:rPr>
            <w:rFonts w:cs="Helvetica"/>
            <w:sz w:val="24"/>
            <w:szCs w:val="24"/>
          </w:rPr>
          <w:delText xml:space="preserve"> </w:delText>
        </w:r>
      </w:del>
      <w:ins w:id="30" w:author="Tim Johnson [2]" w:date="2026-01-08T12:07:00Z">
        <w:r w:rsidR="00731869">
          <w:rPr>
            <w:rFonts w:cs="Helvetica"/>
            <w:sz w:val="24"/>
            <w:szCs w:val="24"/>
          </w:rPr>
          <w:t>performing analytics themselves</w:t>
        </w:r>
      </w:ins>
      <w:ins w:id="31" w:author="Robert Walker" w:date="2026-01-11T13:24:00Z" w16du:dateUtc="2026-01-11T21:24:00Z">
        <w:r w:rsidR="005B3F42">
          <w:rPr>
            <w:rFonts w:cs="Helvetica"/>
            <w:sz w:val="24"/>
            <w:szCs w:val="24"/>
          </w:rPr>
          <w:t xml:space="preserve"> </w:t>
        </w:r>
      </w:ins>
      <w:del w:id="32" w:author="Tim Johnson [2]" w:date="2026-01-08T12:07:00Z">
        <w:r w:rsidDel="00731869">
          <w:rPr>
            <w:rFonts w:cs="Helvetica"/>
            <w:sz w:val="24"/>
            <w:szCs w:val="24"/>
          </w:rPr>
          <w:delText>and perform analys</w:delText>
        </w:r>
        <w:r w:rsidR="00292F65" w:rsidDel="00731869">
          <w:rPr>
            <w:rFonts w:cs="Helvetica"/>
            <w:sz w:val="24"/>
            <w:szCs w:val="24"/>
          </w:rPr>
          <w:delText>e</w:delText>
        </w:r>
        <w:r w:rsidDel="00731869">
          <w:rPr>
            <w:rFonts w:cs="Helvetica"/>
            <w:sz w:val="24"/>
            <w:szCs w:val="24"/>
          </w:rPr>
          <w:delText xml:space="preserve">s </w:delText>
        </w:r>
      </w:del>
      <w:r>
        <w:rPr>
          <w:rFonts w:cs="Helvetica"/>
          <w:sz w:val="24"/>
          <w:szCs w:val="24"/>
        </w:rPr>
        <w:fldChar w:fldCharType="begin"/>
      </w:r>
      <w:r w:rsidR="00246352">
        <w:rPr>
          <w:rFonts w:cs="Helvetica"/>
          <w:sz w:val="24"/>
          <w:szCs w:val="24"/>
        </w:rPr>
        <w:instrText xml:space="preserve"> ADDIN EN.CITE &lt;EndNote&gt;&lt;Cite&gt;&lt;Author&gt;Tu&lt;/Author&gt;&lt;Year&gt;2023&lt;/Year&gt;&lt;RecNum&gt;3807&lt;/RecNum&gt;&lt;DisplayText&gt;(Tu et al. 2023)&lt;/DisplayText&gt;&lt;record&gt;&lt;rec-number&gt;3807&lt;/rec-number&gt;&lt;foreign-keys&gt;&lt;key app="EN" db-id="d95aeewpyx05sted9acxwwzp2x5srrrt0fwa" timestamp="1710364000"&gt;3807&lt;/key&gt;&lt;/foreign-keys&gt;&lt;ref-type name="Journal Article"&gt;17&lt;/ref-type&gt;&lt;contributors&gt;&lt;authors&gt;&lt;author&gt;Tu, Xinming&lt;/author&gt;&lt;author&gt;Zou, James&lt;/author&gt;&lt;author&gt;Su, Weijie J.&lt;/author&gt;&lt;author&gt;Zhang, Linjun&lt;/author&gt;&lt;/authors&gt;&lt;/contributors&gt;&lt;titles&gt;&lt;title&gt;What Should Data Science Education Do with Large Language Models?&lt;/title&gt;&lt;secondary-title&gt;arXiv&lt;/secondary-title&gt;&lt;/titles&gt;&lt;periodical&gt;&lt;full-title&gt;arXiv&lt;/full-title&gt;&lt;/periodical&gt;&lt;dates&gt;&lt;year&gt;2023&lt;/year&gt;&lt;/dates&gt;&lt;urls&gt;&lt;/urls&gt;&lt;electronic-resource-num&gt; https://doi.org/10.48550/arXiv.2307.02792&lt;/electronic-resource-num&gt;&lt;/record&gt;&lt;/Cite&gt;&lt;/EndNote&gt;</w:instrText>
      </w:r>
      <w:r>
        <w:rPr>
          <w:rFonts w:cs="Helvetica"/>
          <w:sz w:val="24"/>
          <w:szCs w:val="24"/>
        </w:rPr>
        <w:fldChar w:fldCharType="separate"/>
      </w:r>
      <w:r w:rsidR="00246352">
        <w:rPr>
          <w:rFonts w:cs="Helvetica"/>
          <w:noProof/>
          <w:sz w:val="24"/>
          <w:szCs w:val="24"/>
        </w:rPr>
        <w:t>(Tu et al. 2023)</w:t>
      </w:r>
      <w:r>
        <w:rPr>
          <w:rFonts w:cs="Helvetica"/>
          <w:sz w:val="24"/>
          <w:szCs w:val="24"/>
        </w:rPr>
        <w:fldChar w:fldCharType="end"/>
      </w:r>
      <w:r>
        <w:rPr>
          <w:rFonts w:cs="Helvetica"/>
          <w:sz w:val="24"/>
          <w:szCs w:val="24"/>
        </w:rPr>
        <w:t>.</w:t>
      </w:r>
      <w:r w:rsidR="002E7A70">
        <w:rPr>
          <w:rFonts w:cs="Helvetica"/>
          <w:sz w:val="24"/>
          <w:szCs w:val="24"/>
        </w:rPr>
        <w:t xml:space="preserve"> </w:t>
      </w:r>
      <w:ins w:id="33" w:author="Tim Johnson [2]" w:date="2026-01-08T12:08:00Z">
        <w:r w:rsidR="00731869">
          <w:rPr>
            <w:rFonts w:cs="Helvetica"/>
            <w:sz w:val="24"/>
            <w:szCs w:val="24"/>
          </w:rPr>
          <w:t xml:space="preserve">Do these developments indicate that </w:t>
        </w:r>
      </w:ins>
      <w:del w:id="34" w:author="Tim Johnson [2]" w:date="2026-01-08T12:08:00Z">
        <w:r w:rsidR="00E30852" w:rsidDel="00731869">
          <w:rPr>
            <w:rFonts w:cs="Helvetica"/>
            <w:sz w:val="24"/>
            <w:szCs w:val="24"/>
          </w:rPr>
          <w:delText>Have we arrived at this</w:delText>
        </w:r>
        <w:r w:rsidR="00621950" w:rsidDel="00731869">
          <w:rPr>
            <w:rFonts w:cs="Helvetica"/>
            <w:sz w:val="24"/>
            <w:szCs w:val="24"/>
          </w:rPr>
          <w:delText xml:space="preserve"> state of the world in which </w:delText>
        </w:r>
      </w:del>
      <w:r w:rsidR="00621950">
        <w:rPr>
          <w:rFonts w:cs="Helvetica"/>
          <w:sz w:val="24"/>
          <w:szCs w:val="24"/>
        </w:rPr>
        <w:t xml:space="preserve">automated AI systems can perform data analyses accurately and </w:t>
      </w:r>
      <w:del w:id="35" w:author="Tim Johnson [2]" w:date="2026-01-08T12:08:00Z">
        <w:r w:rsidR="00B12E1F" w:rsidDel="00731869">
          <w:rPr>
            <w:rFonts w:cs="Helvetica"/>
            <w:sz w:val="24"/>
            <w:szCs w:val="24"/>
          </w:rPr>
          <w:delText xml:space="preserve">in which </w:delText>
        </w:r>
      </w:del>
      <w:del w:id="36" w:author="Tim Johnson [2]" w:date="2026-01-08T12:09:00Z">
        <w:r w:rsidR="00621950" w:rsidDel="00731869">
          <w:rPr>
            <w:rFonts w:cs="Helvetica"/>
            <w:sz w:val="24"/>
            <w:szCs w:val="24"/>
          </w:rPr>
          <w:delText xml:space="preserve">users </w:delText>
        </w:r>
      </w:del>
      <w:ins w:id="37" w:author="Tim Johnson [2]" w:date="2026-01-08T12:09:00Z">
        <w:r w:rsidR="00731869">
          <w:rPr>
            <w:rFonts w:cs="Helvetica"/>
            <w:sz w:val="24"/>
            <w:szCs w:val="24"/>
          </w:rPr>
          <w:t xml:space="preserve">others </w:t>
        </w:r>
      </w:ins>
      <w:r w:rsidR="00621950">
        <w:rPr>
          <w:rFonts w:cs="Helvetica"/>
          <w:sz w:val="24"/>
          <w:szCs w:val="24"/>
        </w:rPr>
        <w:t>can replicate those analyses with confidence?</w:t>
      </w:r>
    </w:p>
    <w:p w14:paraId="617D7FA2" w14:textId="6AD62B41" w:rsidR="00461B80" w:rsidRDefault="00731869" w:rsidP="00461B80">
      <w:pPr>
        <w:spacing w:line="480" w:lineRule="auto"/>
        <w:ind w:firstLine="720"/>
        <w:rPr>
          <w:rFonts w:cs="Helvetica"/>
          <w:sz w:val="24"/>
          <w:szCs w:val="24"/>
        </w:rPr>
      </w:pPr>
      <w:ins w:id="38" w:author="Tim Johnson [2]" w:date="2026-01-08T12:09:00Z">
        <w:r w:rsidRPr="00F374AF">
          <w:rPr>
            <w:rFonts w:cs="Helvetica"/>
            <w:sz w:val="24"/>
            <w:szCs w:val="24"/>
            <w:rPrChange w:id="39" w:author="Tim Johnson [2]" w:date="2026-01-08T12:10:00Z">
              <w:rPr>
                <w:rFonts w:cs="Helvetica"/>
                <w:sz w:val="24"/>
                <w:szCs w:val="24"/>
                <w:highlight w:val="yellow"/>
              </w:rPr>
            </w:rPrChange>
          </w:rPr>
          <w:t xml:space="preserve">Over the past several years, </w:t>
        </w:r>
      </w:ins>
      <w:ins w:id="40" w:author="Tim Johnson" w:date="2026-01-08T11:35:00Z">
        <w:del w:id="41" w:author="Tim Johnson [2]" w:date="2026-01-08T12:09:00Z">
          <w:r w:rsidR="0077689E" w:rsidRPr="00F374AF" w:rsidDel="00731869">
            <w:rPr>
              <w:rFonts w:cs="Helvetica"/>
              <w:sz w:val="24"/>
              <w:szCs w:val="24"/>
              <w:rPrChange w:id="42" w:author="Tim Johnson [2]" w:date="2026-01-08T12:10:00Z">
                <w:rPr>
                  <w:rFonts w:cs="Helvetica"/>
                  <w:sz w:val="24"/>
                  <w:szCs w:val="24"/>
                  <w:highlight w:val="yellow"/>
                </w:rPr>
              </w:rPrChange>
            </w:rPr>
            <w:delText>We</w:delText>
          </w:r>
        </w:del>
      </w:ins>
      <w:ins w:id="43" w:author="Tim Johnson [2]" w:date="2026-01-08T12:09:00Z">
        <w:r w:rsidRPr="00F374AF">
          <w:rPr>
            <w:rFonts w:cs="Helvetica"/>
            <w:sz w:val="24"/>
            <w:szCs w:val="24"/>
            <w:rPrChange w:id="44" w:author="Tim Johnson [2]" w:date="2026-01-08T12:10:00Z">
              <w:rPr>
                <w:rFonts w:cs="Helvetica"/>
                <w:sz w:val="24"/>
                <w:szCs w:val="24"/>
                <w:highlight w:val="yellow"/>
              </w:rPr>
            </w:rPrChange>
          </w:rPr>
          <w:t xml:space="preserve">we have explored that question </w:t>
        </w:r>
      </w:ins>
      <w:ins w:id="45" w:author="Tim Johnson" w:date="2026-01-08T11:35:00Z">
        <w:del w:id="46" w:author="Tim Johnson [2]" w:date="2026-01-08T12:09:00Z">
          <w:r w:rsidR="0077689E" w:rsidRPr="00F374AF" w:rsidDel="00731869">
            <w:rPr>
              <w:rFonts w:cs="Helvetica"/>
              <w:sz w:val="24"/>
              <w:szCs w:val="24"/>
              <w:rPrChange w:id="47" w:author="Tim Johnson [2]" w:date="2026-01-08T12:10:00Z">
                <w:rPr>
                  <w:rFonts w:cs="Helvetica"/>
                  <w:sz w:val="24"/>
                  <w:szCs w:val="24"/>
                  <w:highlight w:val="yellow"/>
                </w:rPr>
              </w:rPrChange>
            </w:rPr>
            <w:delText xml:space="preserve"> took a small step toward answering that question </w:delText>
          </w:r>
        </w:del>
        <w:r w:rsidR="0077689E" w:rsidRPr="00F374AF">
          <w:rPr>
            <w:rFonts w:cs="Helvetica"/>
            <w:sz w:val="24"/>
            <w:szCs w:val="24"/>
            <w:rPrChange w:id="48" w:author="Tim Johnson [2]" w:date="2026-01-08T12:10:00Z">
              <w:rPr>
                <w:rFonts w:cs="Helvetica"/>
                <w:sz w:val="24"/>
                <w:szCs w:val="24"/>
                <w:highlight w:val="yellow"/>
              </w:rPr>
            </w:rPrChange>
          </w:rPr>
          <w:t xml:space="preserve">by testing </w:t>
        </w:r>
        <w:del w:id="49" w:author="Tim Johnson [2]" w:date="2026-01-08T12:14:00Z">
          <w:r w:rsidR="0077689E" w:rsidRPr="00F374AF" w:rsidDel="00F374AF">
            <w:rPr>
              <w:rFonts w:cs="Helvetica"/>
              <w:sz w:val="24"/>
              <w:szCs w:val="24"/>
              <w:rPrChange w:id="50" w:author="Tim Johnson [2]" w:date="2026-01-08T12:10:00Z">
                <w:rPr>
                  <w:rFonts w:cs="Helvetica"/>
                  <w:sz w:val="24"/>
                  <w:szCs w:val="24"/>
                  <w:highlight w:val="yellow"/>
                </w:rPr>
              </w:rPrChange>
            </w:rPr>
            <w:delText>LLMs</w:delText>
          </w:r>
        </w:del>
      </w:ins>
      <w:ins w:id="51" w:author="Tim Johnson [2]" w:date="2026-01-08T12:20:00Z">
        <w:r w:rsidR="00073E10">
          <w:rPr>
            <w:rFonts w:cs="Helvetica"/>
            <w:sz w:val="24"/>
            <w:szCs w:val="24"/>
          </w:rPr>
          <w:t>large language models (LLMs)</w:t>
        </w:r>
      </w:ins>
      <w:ins w:id="52" w:author="Tim Johnson [2]" w:date="2026-01-08T12:21:00Z">
        <w:r w:rsidR="00073E10">
          <w:rPr>
            <w:rFonts w:cs="Helvetica"/>
            <w:sz w:val="24"/>
            <w:szCs w:val="24"/>
          </w:rPr>
          <w:t>—</w:t>
        </w:r>
      </w:ins>
      <w:ins w:id="53" w:author="Tim Johnson [2]" w:date="2026-01-08T12:22:00Z">
        <w:r w:rsidR="00073E10">
          <w:rPr>
            <w:rFonts w:cs="Helvetica"/>
            <w:sz w:val="24"/>
            <w:szCs w:val="24"/>
          </w:rPr>
          <w:t xml:space="preserve">i.e. </w:t>
        </w:r>
      </w:ins>
      <w:ins w:id="54" w:author="Tim Johnson [2]" w:date="2026-01-08T12:20:00Z">
        <w:r w:rsidR="00073E10">
          <w:rPr>
            <w:rFonts w:cs="Helvetica"/>
            <w:sz w:val="24"/>
            <w:szCs w:val="24"/>
          </w:rPr>
          <w:t xml:space="preserve">the </w:t>
        </w:r>
      </w:ins>
      <w:ins w:id="55" w:author="Tim Johnson [2]" w:date="2026-01-08T12:21:00Z">
        <w:r w:rsidR="00073E10">
          <w:rPr>
            <w:rFonts w:cs="Helvetica"/>
            <w:sz w:val="24"/>
            <w:szCs w:val="24"/>
          </w:rPr>
          <w:t>type of AI widely used in popular applications such as ChatGPT</w:t>
        </w:r>
      </w:ins>
      <w:ins w:id="56" w:author="Tim Johnson" w:date="2026-01-08T11:35:00Z">
        <w:del w:id="57" w:author="Tim Johnson [2]" w:date="2026-01-08T12:20:00Z">
          <w:r w:rsidR="0077689E" w:rsidRPr="00F374AF" w:rsidDel="00073E10">
            <w:rPr>
              <w:rFonts w:cs="Helvetica"/>
              <w:sz w:val="24"/>
              <w:szCs w:val="24"/>
              <w:rPrChange w:id="58" w:author="Tim Johnson [2]" w:date="2026-01-08T12:10:00Z">
                <w:rPr>
                  <w:rFonts w:cs="Helvetica"/>
                  <w:sz w:val="24"/>
                  <w:szCs w:val="24"/>
                  <w:highlight w:val="yellow"/>
                </w:rPr>
              </w:rPrChange>
            </w:rPr>
            <w:delText xml:space="preserve"> </w:delText>
          </w:r>
        </w:del>
      </w:ins>
      <w:ins w:id="59" w:author="Tim Johnson [2]" w:date="2026-01-08T12:21:00Z">
        <w:r w:rsidR="00073E10">
          <w:rPr>
            <w:rFonts w:cs="Helvetica"/>
            <w:sz w:val="24"/>
            <w:szCs w:val="24"/>
          </w:rPr>
          <w:t>—</w:t>
        </w:r>
      </w:ins>
      <w:ins w:id="60" w:author="Tim Johnson" w:date="2026-01-08T11:35:00Z">
        <w:r w:rsidR="0077689E" w:rsidRPr="00F374AF">
          <w:rPr>
            <w:rFonts w:cs="Helvetica"/>
            <w:sz w:val="24"/>
            <w:szCs w:val="24"/>
            <w:rPrChange w:id="61" w:author="Tim Johnson [2]" w:date="2026-01-08T12:10:00Z">
              <w:rPr>
                <w:rFonts w:cs="Helvetica"/>
                <w:sz w:val="24"/>
                <w:szCs w:val="24"/>
                <w:highlight w:val="yellow"/>
              </w:rPr>
            </w:rPrChange>
          </w:rPr>
          <w:t xml:space="preserve">on a </w:t>
        </w:r>
        <w:del w:id="62" w:author="Tim Johnson [2]" w:date="2026-01-08T12:15:00Z">
          <w:r w:rsidR="0077689E" w:rsidRPr="00F374AF" w:rsidDel="00F374AF">
            <w:rPr>
              <w:rFonts w:cs="Helvetica"/>
              <w:sz w:val="24"/>
              <w:szCs w:val="24"/>
              <w:rPrChange w:id="63" w:author="Tim Johnson [2]" w:date="2026-01-08T12:10:00Z">
                <w:rPr>
                  <w:rFonts w:cs="Helvetica"/>
                  <w:sz w:val="24"/>
                  <w:szCs w:val="24"/>
                  <w:highlight w:val="yellow"/>
                </w:rPr>
              </w:rPrChange>
            </w:rPr>
            <w:delText>foundational</w:delText>
          </w:r>
        </w:del>
      </w:ins>
      <w:ins w:id="64" w:author="Tim Johnson [2]" w:date="2026-01-08T12:15:00Z">
        <w:r w:rsidR="00F374AF">
          <w:rPr>
            <w:rFonts w:cs="Helvetica"/>
            <w:sz w:val="24"/>
            <w:szCs w:val="24"/>
          </w:rPr>
          <w:t>key</w:t>
        </w:r>
      </w:ins>
      <w:ins w:id="65" w:author="Tim Johnson" w:date="2026-01-08T11:35:00Z">
        <w:r w:rsidR="0077689E" w:rsidRPr="00F374AF">
          <w:rPr>
            <w:rFonts w:cs="Helvetica"/>
            <w:sz w:val="24"/>
            <w:szCs w:val="24"/>
            <w:rPrChange w:id="66" w:author="Tim Johnson [2]" w:date="2026-01-08T12:10:00Z">
              <w:rPr>
                <w:rFonts w:cs="Helvetica"/>
                <w:sz w:val="24"/>
                <w:szCs w:val="24"/>
                <w:highlight w:val="yellow"/>
              </w:rPr>
            </w:rPrChange>
          </w:rPr>
          <w:t xml:space="preserve"> task in parametric statistics: assessing which distribution to use to model the values of a random variable. </w:t>
        </w:r>
        <w:del w:id="67" w:author="Tim Johnson [2]" w:date="2026-01-08T12:11:00Z">
          <w:r w:rsidR="0077689E" w:rsidRPr="00F374AF" w:rsidDel="00F374AF">
            <w:rPr>
              <w:rFonts w:cs="Helvetica"/>
              <w:sz w:val="24"/>
              <w:szCs w:val="24"/>
              <w:rPrChange w:id="68" w:author="Tim Johnson [2]" w:date="2026-01-08T12:10:00Z">
                <w:rPr>
                  <w:rFonts w:cs="Helvetica"/>
                  <w:sz w:val="24"/>
                  <w:szCs w:val="24"/>
                  <w:highlight w:val="yellow"/>
                </w:rPr>
              </w:rPrChange>
            </w:rPr>
            <w:delText>For such a test, we need a</w:delText>
          </w:r>
        </w:del>
        <w:del w:id="69" w:author="Tim Johnson [2]" w:date="2026-01-08T12:17:00Z">
          <w:r w:rsidR="0077689E" w:rsidRPr="00F374AF" w:rsidDel="00F374AF">
            <w:rPr>
              <w:rFonts w:cs="Helvetica"/>
              <w:sz w:val="24"/>
              <w:szCs w:val="24"/>
              <w:rPrChange w:id="70" w:author="Tim Johnson [2]" w:date="2026-01-08T12:10:00Z">
                <w:rPr>
                  <w:rFonts w:cs="Helvetica"/>
                  <w:sz w:val="24"/>
                  <w:szCs w:val="24"/>
                  <w:highlight w:val="yellow"/>
                </w:rPr>
              </w:rPrChange>
            </w:rPr>
            <w:delText xml:space="preserve"> “ground truth”—that is,</w:delText>
          </w:r>
        </w:del>
        <w:del w:id="71" w:author="Tim Johnson [2]" w:date="2026-01-08T12:22:00Z">
          <w:r w:rsidR="0077689E" w:rsidRPr="00F374AF" w:rsidDel="00073E10">
            <w:rPr>
              <w:rFonts w:cs="Helvetica"/>
              <w:sz w:val="24"/>
              <w:szCs w:val="24"/>
              <w:rPrChange w:id="72" w:author="Tim Johnson [2]" w:date="2026-01-08T12:10:00Z">
                <w:rPr>
                  <w:rFonts w:cs="Helvetica"/>
                  <w:sz w:val="24"/>
                  <w:szCs w:val="24"/>
                  <w:highlight w:val="yellow"/>
                </w:rPr>
              </w:rPrChange>
            </w:rPr>
            <w:delText xml:space="preserve"> an objective </w:delText>
          </w:r>
        </w:del>
        <w:del w:id="73" w:author="Tim Johnson [2]" w:date="2026-01-08T12:18:00Z">
          <w:r w:rsidR="0077689E" w:rsidRPr="00F374AF" w:rsidDel="00F374AF">
            <w:rPr>
              <w:rFonts w:cs="Helvetica"/>
              <w:sz w:val="24"/>
              <w:szCs w:val="24"/>
              <w:rPrChange w:id="74" w:author="Tim Johnson [2]" w:date="2026-01-08T12:10:00Z">
                <w:rPr>
                  <w:rFonts w:cs="Helvetica"/>
                  <w:sz w:val="24"/>
                  <w:szCs w:val="24"/>
                  <w:highlight w:val="yellow"/>
                </w:rPr>
              </w:rPrChange>
            </w:rPr>
            <w:delText>benchmark</w:delText>
          </w:r>
        </w:del>
        <w:del w:id="75" w:author="Tim Johnson [2]" w:date="2026-01-08T12:22:00Z">
          <w:r w:rsidR="0077689E" w:rsidRPr="00F374AF" w:rsidDel="00073E10">
            <w:rPr>
              <w:rFonts w:cs="Helvetica"/>
              <w:sz w:val="24"/>
              <w:szCs w:val="24"/>
              <w:rPrChange w:id="76" w:author="Tim Johnson [2]" w:date="2026-01-08T12:10:00Z">
                <w:rPr>
                  <w:rFonts w:cs="Helvetica"/>
                  <w:sz w:val="24"/>
                  <w:szCs w:val="24"/>
                  <w:highlight w:val="yellow"/>
                </w:rPr>
              </w:rPrChange>
            </w:rPr>
            <w:delText xml:space="preserve"> </w:delText>
          </w:r>
        </w:del>
        <w:del w:id="77" w:author="Tim Johnson [2]" w:date="2026-01-08T12:19:00Z">
          <w:r w:rsidR="0077689E" w:rsidRPr="00F374AF" w:rsidDel="00F374AF">
            <w:rPr>
              <w:rFonts w:cs="Helvetica"/>
              <w:sz w:val="24"/>
              <w:szCs w:val="24"/>
              <w:rPrChange w:id="78" w:author="Tim Johnson [2]" w:date="2026-01-08T12:10:00Z">
                <w:rPr>
                  <w:rFonts w:cs="Helvetica"/>
                  <w:sz w:val="24"/>
                  <w:szCs w:val="24"/>
                  <w:highlight w:val="yellow"/>
                </w:rPr>
              </w:rPrChange>
            </w:rPr>
            <w:delText>with which to compare LLM responses. In our context, possessing a “ground truth” means knowing which distribution generated the data that we present to an LLM for assessment</w:delText>
          </w:r>
        </w:del>
        <w:del w:id="79" w:author="Tim Johnson [2]" w:date="2026-01-08T12:22:00Z">
          <w:r w:rsidR="0077689E" w:rsidRPr="00F374AF" w:rsidDel="00073E10">
            <w:rPr>
              <w:rFonts w:cs="Helvetica"/>
              <w:sz w:val="24"/>
              <w:szCs w:val="24"/>
              <w:rPrChange w:id="80" w:author="Tim Johnson [2]" w:date="2026-01-08T12:10:00Z">
                <w:rPr>
                  <w:rFonts w:cs="Helvetica"/>
                  <w:sz w:val="24"/>
                  <w:szCs w:val="24"/>
                  <w:highlight w:val="yellow"/>
                </w:rPr>
              </w:rPrChange>
            </w:rPr>
            <w:delText xml:space="preserve">. </w:delText>
          </w:r>
        </w:del>
        <w:del w:id="81" w:author="Tim Johnson [2]" w:date="2026-01-08T12:23:00Z">
          <w:r w:rsidR="0077689E" w:rsidRPr="00F374AF" w:rsidDel="00073E10">
            <w:rPr>
              <w:rFonts w:cs="Helvetica"/>
              <w:sz w:val="24"/>
              <w:szCs w:val="24"/>
              <w:rPrChange w:id="82" w:author="Tim Johnson [2]" w:date="2026-01-08T12:10:00Z">
                <w:rPr>
                  <w:rFonts w:cs="Helvetica"/>
                  <w:sz w:val="24"/>
                  <w:szCs w:val="24"/>
                  <w:highlight w:val="yellow"/>
                </w:rPr>
              </w:rPrChange>
            </w:rPr>
            <w:delText>Unfortunately</w:delText>
          </w:r>
        </w:del>
      </w:ins>
      <w:ins w:id="83" w:author="Tim Johnson [2]" w:date="2026-01-08T12:23:00Z">
        <w:r w:rsidR="00073E10">
          <w:rPr>
            <w:rFonts w:cs="Helvetica"/>
            <w:sz w:val="24"/>
            <w:szCs w:val="24"/>
          </w:rPr>
          <w:t xml:space="preserve"> As any data analyst or statistician knows</w:t>
        </w:r>
      </w:ins>
      <w:ins w:id="84" w:author="Tim Johnson" w:date="2026-01-08T11:35:00Z">
        <w:r w:rsidR="0077689E" w:rsidRPr="00F374AF">
          <w:rPr>
            <w:rFonts w:cs="Helvetica"/>
            <w:sz w:val="24"/>
            <w:szCs w:val="24"/>
            <w:rPrChange w:id="85" w:author="Tim Johnson [2]" w:date="2026-01-08T12:10:00Z">
              <w:rPr>
                <w:rFonts w:cs="Helvetica"/>
                <w:sz w:val="24"/>
                <w:szCs w:val="24"/>
                <w:highlight w:val="yellow"/>
              </w:rPr>
            </w:rPrChange>
          </w:rPr>
          <w:t xml:space="preserve">, </w:t>
        </w:r>
      </w:ins>
      <w:ins w:id="86" w:author="Tim Johnson [2]" w:date="2026-01-08T12:23:00Z">
        <w:r w:rsidR="00073E10">
          <w:rPr>
            <w:rFonts w:cs="Helvetica"/>
            <w:sz w:val="24"/>
            <w:szCs w:val="24"/>
          </w:rPr>
          <w:t xml:space="preserve">such a test is difficult because </w:t>
        </w:r>
      </w:ins>
      <w:ins w:id="87" w:author="Tim Johnson" w:date="2026-01-08T11:35:00Z">
        <w:del w:id="88" w:author="Tim Johnson [2]" w:date="2026-01-08T12:23:00Z">
          <w:r w:rsidR="0077689E" w:rsidRPr="00F374AF" w:rsidDel="00073E10">
            <w:rPr>
              <w:rFonts w:cs="Helvetica"/>
              <w:sz w:val="24"/>
              <w:szCs w:val="24"/>
              <w:rPrChange w:id="89" w:author="Tim Johnson [2]" w:date="2026-01-08T12:10:00Z">
                <w:rPr>
                  <w:rFonts w:cs="Helvetica"/>
                  <w:sz w:val="24"/>
                  <w:szCs w:val="24"/>
                  <w:highlight w:val="yellow"/>
                </w:rPr>
              </w:rPrChange>
            </w:rPr>
            <w:delText>we</w:delText>
          </w:r>
        </w:del>
      </w:ins>
      <w:ins w:id="90" w:author="Tim Johnson [2]" w:date="2026-01-08T12:23:00Z">
        <w:r w:rsidR="00073E10">
          <w:rPr>
            <w:rFonts w:cs="Helvetica"/>
            <w:sz w:val="24"/>
            <w:szCs w:val="24"/>
          </w:rPr>
          <w:t>one</w:t>
        </w:r>
      </w:ins>
      <w:ins w:id="91" w:author="Tim Johnson" w:date="2026-01-08T11:35:00Z">
        <w:r w:rsidR="0077689E" w:rsidRPr="00F374AF">
          <w:rPr>
            <w:rFonts w:cs="Helvetica"/>
            <w:sz w:val="24"/>
            <w:szCs w:val="24"/>
            <w:rPrChange w:id="92" w:author="Tim Johnson [2]" w:date="2026-01-08T12:10:00Z">
              <w:rPr>
                <w:rFonts w:cs="Helvetica"/>
                <w:sz w:val="24"/>
                <w:szCs w:val="24"/>
                <w:highlight w:val="yellow"/>
              </w:rPr>
            </w:rPrChange>
          </w:rPr>
          <w:t xml:space="preserve"> cannot know with certainty which distribution generated data from everyday processes beyond our control (say, weather patterns, stock prices, sports outcomes, and so on</w:t>
        </w:r>
        <w:del w:id="93" w:author="Tim Johnson [2]" w:date="2026-01-08T12:23:00Z">
          <w:r w:rsidR="0077689E" w:rsidRPr="00F374AF" w:rsidDel="00073E10">
            <w:rPr>
              <w:rFonts w:cs="Helvetica"/>
              <w:sz w:val="24"/>
              <w:szCs w:val="24"/>
              <w:rPrChange w:id="94" w:author="Tim Johnson [2]" w:date="2026-01-08T12:10:00Z">
                <w:rPr>
                  <w:rFonts w:cs="Helvetica"/>
                  <w:sz w:val="24"/>
                  <w:szCs w:val="24"/>
                  <w:highlight w:val="yellow"/>
                </w:rPr>
              </w:rPrChange>
            </w:rPr>
            <w:delText xml:space="preserve"> </w:delText>
          </w:r>
          <w:r w:rsidR="0077689E" w:rsidRPr="00F374AF" w:rsidDel="00073E10">
            <w:rPr>
              <w:rFonts w:cs="Helvetica"/>
              <w:i/>
              <w:sz w:val="24"/>
              <w:szCs w:val="24"/>
              <w:rPrChange w:id="95" w:author="Tim Johnson [2]" w:date="2026-01-08T12:10:00Z">
                <w:rPr>
                  <w:rFonts w:cs="Helvetica"/>
                  <w:i/>
                  <w:sz w:val="24"/>
                  <w:szCs w:val="24"/>
                  <w:highlight w:val="yellow"/>
                </w:rPr>
              </w:rPrChange>
            </w:rPr>
            <w:delText>ad infinitum</w:delText>
          </w:r>
        </w:del>
        <w:r w:rsidR="0077689E" w:rsidRPr="00F374AF">
          <w:rPr>
            <w:rFonts w:cs="Helvetica"/>
            <w:sz w:val="24"/>
            <w:szCs w:val="24"/>
            <w:rPrChange w:id="96" w:author="Tim Johnson [2]" w:date="2026-01-08T12:10:00Z">
              <w:rPr>
                <w:rFonts w:cs="Helvetica"/>
                <w:sz w:val="24"/>
                <w:szCs w:val="24"/>
                <w:highlight w:val="yellow"/>
              </w:rPr>
            </w:rPrChange>
          </w:rPr>
          <w:t>)</w:t>
        </w:r>
        <w:del w:id="97" w:author="Tim Johnson [2]" w:date="2026-01-08T12:24:00Z">
          <w:r w:rsidR="0077689E" w:rsidRPr="00F374AF" w:rsidDel="00073E10">
            <w:rPr>
              <w:rFonts w:cs="Helvetica"/>
              <w:sz w:val="24"/>
              <w:szCs w:val="24"/>
              <w:rPrChange w:id="98" w:author="Tim Johnson [2]" w:date="2026-01-08T12:10:00Z">
                <w:rPr>
                  <w:rFonts w:cs="Helvetica"/>
                  <w:sz w:val="24"/>
                  <w:szCs w:val="24"/>
                  <w:highlight w:val="yellow"/>
                </w:rPr>
              </w:rPrChange>
            </w:rPr>
            <w:delText>,</w:delText>
          </w:r>
        </w:del>
      </w:ins>
      <w:ins w:id="99" w:author="Tim Johnson [2]" w:date="2026-01-08T12:24:00Z">
        <w:r w:rsidR="00073E10">
          <w:rPr>
            <w:rFonts w:cs="Helvetica"/>
            <w:sz w:val="24"/>
            <w:szCs w:val="24"/>
          </w:rPr>
          <w:t>.</w:t>
        </w:r>
      </w:ins>
      <w:ins w:id="100" w:author="Tim Johnson" w:date="2026-01-08T11:35:00Z">
        <w:r w:rsidR="0077689E" w:rsidRPr="00F374AF">
          <w:rPr>
            <w:rFonts w:cs="Helvetica"/>
            <w:sz w:val="24"/>
            <w:szCs w:val="24"/>
            <w:rPrChange w:id="101" w:author="Tim Johnson [2]" w:date="2026-01-08T12:10:00Z">
              <w:rPr>
                <w:rFonts w:cs="Helvetica"/>
                <w:sz w:val="24"/>
                <w:szCs w:val="24"/>
                <w:highlight w:val="yellow"/>
              </w:rPr>
            </w:rPrChange>
          </w:rPr>
          <w:t xml:space="preserve"> </w:t>
        </w:r>
        <w:del w:id="102" w:author="Tim Johnson [2]" w:date="2026-01-08T12:24:00Z">
          <w:r w:rsidR="0077689E" w:rsidRPr="00F374AF" w:rsidDel="00073E10">
            <w:rPr>
              <w:rFonts w:cs="Helvetica"/>
              <w:sz w:val="24"/>
              <w:szCs w:val="24"/>
              <w:rPrChange w:id="103" w:author="Tim Johnson [2]" w:date="2026-01-08T12:10:00Z">
                <w:rPr>
                  <w:rFonts w:cs="Helvetica"/>
                  <w:sz w:val="24"/>
                  <w:szCs w:val="24"/>
                  <w:highlight w:val="yellow"/>
                </w:rPr>
              </w:rPrChange>
            </w:rPr>
            <w:delText>thus</w:delText>
          </w:r>
        </w:del>
      </w:ins>
      <w:ins w:id="104" w:author="Tim Johnson [2]" w:date="2026-01-08T12:24:00Z">
        <w:r w:rsidR="00073E10">
          <w:rPr>
            <w:rFonts w:cs="Helvetica"/>
            <w:sz w:val="24"/>
            <w:szCs w:val="24"/>
          </w:rPr>
          <w:t>As a result,</w:t>
        </w:r>
      </w:ins>
      <w:ins w:id="105" w:author="Tim Johnson" w:date="2026-01-08T11:35:00Z">
        <w:r w:rsidR="0077689E" w:rsidRPr="00F374AF">
          <w:rPr>
            <w:rFonts w:cs="Helvetica"/>
            <w:sz w:val="24"/>
            <w:szCs w:val="24"/>
            <w:rPrChange w:id="106" w:author="Tim Johnson [2]" w:date="2026-01-08T12:10:00Z">
              <w:rPr>
                <w:rFonts w:cs="Helvetica"/>
                <w:sz w:val="24"/>
                <w:szCs w:val="24"/>
                <w:highlight w:val="yellow"/>
              </w:rPr>
            </w:rPrChange>
          </w:rPr>
          <w:t xml:space="preserve"> we created an </w:t>
        </w:r>
        <w:del w:id="107" w:author="Tim Johnson [2]" w:date="2026-01-08T12:27:00Z">
          <w:r w:rsidR="0077689E" w:rsidRPr="00F374AF" w:rsidDel="00073E10">
            <w:rPr>
              <w:rFonts w:cs="Helvetica"/>
              <w:sz w:val="24"/>
              <w:szCs w:val="24"/>
              <w:rPrChange w:id="108" w:author="Tim Johnson [2]" w:date="2026-01-08T12:10:00Z">
                <w:rPr>
                  <w:rFonts w:cs="Helvetica"/>
                  <w:sz w:val="24"/>
                  <w:szCs w:val="24"/>
                  <w:highlight w:val="yellow"/>
                </w:rPr>
              </w:rPrChange>
            </w:rPr>
            <w:delText>objective</w:delText>
          </w:r>
        </w:del>
      </w:ins>
      <w:ins w:id="109" w:author="Tim Johnson [2]" w:date="2026-01-08T12:24:00Z">
        <w:r w:rsidR="00073E10">
          <w:rPr>
            <w:rFonts w:cs="Helvetica"/>
            <w:sz w:val="24"/>
            <w:szCs w:val="24"/>
          </w:rPr>
          <w:t>independently verifiable</w:t>
        </w:r>
      </w:ins>
      <w:ins w:id="110" w:author="Tim Johnson [2]" w:date="2026-01-08T12:27:00Z">
        <w:r w:rsidR="00073E10">
          <w:rPr>
            <w:rFonts w:cs="Helvetica"/>
            <w:sz w:val="24"/>
            <w:szCs w:val="24"/>
          </w:rPr>
          <w:t xml:space="preserve"> “ground truth”</w:t>
        </w:r>
      </w:ins>
      <w:ins w:id="111" w:author="Tim Johnson" w:date="2026-01-08T11:35:00Z">
        <w:del w:id="112" w:author="Tim Johnson [2]" w:date="2026-01-08T12:24:00Z">
          <w:r w:rsidR="0077689E" w:rsidRPr="00F374AF" w:rsidDel="00073E10">
            <w:rPr>
              <w:rFonts w:cs="Helvetica"/>
              <w:sz w:val="24"/>
              <w:szCs w:val="24"/>
              <w:rPrChange w:id="113" w:author="Tim Johnson [2]" w:date="2026-01-08T12:10:00Z">
                <w:rPr>
                  <w:rFonts w:cs="Helvetica"/>
                  <w:sz w:val="24"/>
                  <w:szCs w:val="24"/>
                  <w:highlight w:val="yellow"/>
                </w:rPr>
              </w:rPrChange>
            </w:rPr>
            <w:delText xml:space="preserve"> “ground truth” for</w:delText>
          </w:r>
        </w:del>
        <w:del w:id="114" w:author="Tim Johnson [2]" w:date="2026-01-08T12:27:00Z">
          <w:r w:rsidR="0077689E" w:rsidRPr="00F374AF" w:rsidDel="00073E10">
            <w:rPr>
              <w:rFonts w:cs="Helvetica"/>
              <w:sz w:val="24"/>
              <w:szCs w:val="24"/>
              <w:rPrChange w:id="115" w:author="Tim Johnson [2]" w:date="2026-01-08T12:10:00Z">
                <w:rPr>
                  <w:rFonts w:cs="Helvetica"/>
                  <w:sz w:val="24"/>
                  <w:szCs w:val="24"/>
                  <w:highlight w:val="yellow"/>
                </w:rPr>
              </w:rPrChange>
            </w:rPr>
            <w:delText xml:space="preserve"> our test</w:delText>
          </w:r>
        </w:del>
        <w:r w:rsidR="0077689E" w:rsidRPr="00F374AF">
          <w:rPr>
            <w:rFonts w:cs="Helvetica"/>
            <w:sz w:val="24"/>
            <w:szCs w:val="24"/>
            <w:rPrChange w:id="116" w:author="Tim Johnson [2]" w:date="2026-01-08T12:10:00Z">
              <w:rPr>
                <w:rFonts w:cs="Helvetica"/>
                <w:sz w:val="24"/>
                <w:szCs w:val="24"/>
                <w:highlight w:val="yellow"/>
              </w:rPr>
            </w:rPrChange>
          </w:rPr>
          <w:t xml:space="preserve"> by randomly generating data from a known distribution. We, then, presented salient information about those data to </w:t>
        </w:r>
        <w:del w:id="117" w:author="Tim Johnson [2]" w:date="2026-01-08T12:26:00Z">
          <w:r w:rsidR="0077689E" w:rsidRPr="00F374AF" w:rsidDel="00073E10">
            <w:rPr>
              <w:rFonts w:cs="Helvetica"/>
              <w:sz w:val="24"/>
              <w:szCs w:val="24"/>
              <w:rPrChange w:id="118" w:author="Tim Johnson [2]" w:date="2026-01-08T12:10:00Z">
                <w:rPr>
                  <w:rFonts w:cs="Helvetica"/>
                  <w:sz w:val="24"/>
                  <w:szCs w:val="24"/>
                  <w:highlight w:val="yellow"/>
                </w:rPr>
              </w:rPrChange>
            </w:rPr>
            <w:delText>three</w:delText>
          </w:r>
        </w:del>
      </w:ins>
      <w:ins w:id="119" w:author="Tim Johnson [2]" w:date="2026-01-08T12:26:00Z">
        <w:r w:rsidR="00073E10">
          <w:rPr>
            <w:rFonts w:cs="Helvetica"/>
            <w:sz w:val="24"/>
            <w:szCs w:val="24"/>
          </w:rPr>
          <w:t>four</w:t>
        </w:r>
      </w:ins>
      <w:ins w:id="120" w:author="Tim Johnson" w:date="2026-01-08T11:35:00Z">
        <w:r w:rsidR="0077689E" w:rsidRPr="00F374AF">
          <w:rPr>
            <w:rFonts w:cs="Helvetica"/>
            <w:sz w:val="24"/>
            <w:szCs w:val="24"/>
            <w:rPrChange w:id="121" w:author="Tim Johnson [2]" w:date="2026-01-08T12:10:00Z">
              <w:rPr>
                <w:rFonts w:cs="Helvetica"/>
                <w:sz w:val="24"/>
                <w:szCs w:val="24"/>
                <w:highlight w:val="yellow"/>
              </w:rPr>
            </w:rPrChange>
          </w:rPr>
          <w:t xml:space="preserve"> off-the-shelf LLMs (OpenAI’s gpt-4-0613, gpt-4-turbo-2024-04-09, </w:t>
        </w:r>
        <w:del w:id="122" w:author="Tim Johnson [2]" w:date="2026-01-08T12:25:00Z">
          <w:r w:rsidR="0077689E" w:rsidRPr="00F374AF" w:rsidDel="00073E10">
            <w:rPr>
              <w:rFonts w:cs="Helvetica"/>
              <w:sz w:val="24"/>
              <w:szCs w:val="24"/>
              <w:rPrChange w:id="123" w:author="Tim Johnson [2]" w:date="2026-01-08T12:10:00Z">
                <w:rPr>
                  <w:rFonts w:cs="Helvetica"/>
                  <w:sz w:val="24"/>
                  <w:szCs w:val="24"/>
                  <w:highlight w:val="yellow"/>
                </w:rPr>
              </w:rPrChange>
            </w:rPr>
            <w:delText xml:space="preserve">and </w:delText>
          </w:r>
        </w:del>
        <w:r w:rsidR="0077689E" w:rsidRPr="00F374AF">
          <w:rPr>
            <w:rFonts w:cs="Helvetica"/>
            <w:sz w:val="24"/>
            <w:szCs w:val="24"/>
            <w:rPrChange w:id="124" w:author="Tim Johnson [2]" w:date="2026-01-08T12:10:00Z">
              <w:rPr>
                <w:rFonts w:cs="Helvetica"/>
                <w:sz w:val="24"/>
                <w:szCs w:val="24"/>
                <w:highlight w:val="yellow"/>
              </w:rPr>
            </w:rPrChange>
          </w:rPr>
          <w:t>gpt-4o-2024-08-06</w:t>
        </w:r>
      </w:ins>
      <w:ins w:id="125" w:author="Tim Johnson [2]" w:date="2026-01-08T12:26:00Z">
        <w:r w:rsidR="00073E10">
          <w:rPr>
            <w:rFonts w:cs="Helvetica"/>
            <w:sz w:val="24"/>
            <w:szCs w:val="24"/>
          </w:rPr>
          <w:t>, and gpt-5.2-2025-12-11</w:t>
        </w:r>
      </w:ins>
      <w:ins w:id="126" w:author="Tim Johnson" w:date="2026-01-08T11:35:00Z">
        <w:r w:rsidR="0077689E" w:rsidRPr="00F374AF">
          <w:rPr>
            <w:rFonts w:cs="Helvetica"/>
            <w:sz w:val="24"/>
            <w:szCs w:val="24"/>
            <w:rPrChange w:id="127" w:author="Tim Johnson [2]" w:date="2026-01-08T12:10:00Z">
              <w:rPr>
                <w:rFonts w:cs="Helvetica"/>
                <w:sz w:val="24"/>
                <w:szCs w:val="24"/>
                <w:highlight w:val="yellow"/>
              </w:rPr>
            </w:rPrChange>
          </w:rPr>
          <w:t xml:space="preserve">) to see if they could accurately assess </w:t>
        </w:r>
      </w:ins>
      <w:ins w:id="128" w:author="Tim Johnson [2]" w:date="2026-01-08T12:27:00Z">
        <w:r w:rsidR="00073E10">
          <w:rPr>
            <w:rFonts w:cs="Helvetica"/>
            <w:sz w:val="24"/>
            <w:szCs w:val="24"/>
          </w:rPr>
          <w:t xml:space="preserve">this </w:t>
        </w:r>
      </w:ins>
      <w:ins w:id="129" w:author="Tim Johnson" w:date="2026-01-08T11:35:00Z">
        <w:r w:rsidR="0077689E" w:rsidRPr="00F374AF">
          <w:rPr>
            <w:rFonts w:cs="Helvetica"/>
            <w:sz w:val="24"/>
            <w:szCs w:val="24"/>
            <w:rPrChange w:id="130" w:author="Tim Johnson [2]" w:date="2026-01-08T12:10:00Z">
              <w:rPr>
                <w:rFonts w:cs="Helvetica"/>
                <w:sz w:val="24"/>
                <w:szCs w:val="24"/>
                <w:highlight w:val="yellow"/>
              </w:rPr>
            </w:rPrChange>
          </w:rPr>
          <w:t>which distribution generated the data.</w:t>
        </w:r>
      </w:ins>
    </w:p>
    <w:p w14:paraId="19AA7B9F" w14:textId="77777777" w:rsidR="007000D2" w:rsidRPr="00993A1A" w:rsidRDefault="007000D2" w:rsidP="007000D2">
      <w:pPr>
        <w:rPr>
          <w:rFonts w:cs="Helvetica"/>
          <w:b/>
          <w:sz w:val="24"/>
          <w:szCs w:val="24"/>
        </w:rPr>
      </w:pPr>
      <w:r>
        <w:rPr>
          <w:rFonts w:cs="Helvetica"/>
          <w:b/>
          <w:sz w:val="24"/>
          <w:szCs w:val="24"/>
        </w:rPr>
        <w:t>Table 1. Values of key distribution parameters in the study</w:t>
      </w:r>
    </w:p>
    <w:tbl>
      <w:tblPr>
        <w:tblW w:w="9450" w:type="dxa"/>
        <w:jc w:val="center"/>
        <w:tblLayout w:type="fixed"/>
        <w:tblLook w:val="0420" w:firstRow="1" w:lastRow="0" w:firstColumn="0" w:lastColumn="0" w:noHBand="0" w:noVBand="1"/>
      </w:tblPr>
      <w:tblGrid>
        <w:gridCol w:w="810"/>
        <w:gridCol w:w="1530"/>
        <w:gridCol w:w="990"/>
        <w:gridCol w:w="810"/>
        <w:gridCol w:w="990"/>
        <w:gridCol w:w="1080"/>
        <w:gridCol w:w="1080"/>
        <w:gridCol w:w="1080"/>
        <w:gridCol w:w="1080"/>
      </w:tblGrid>
      <w:tr w:rsidR="007000D2" w:rsidRPr="001E7D80" w14:paraId="2BF7F930" w14:textId="77777777" w:rsidTr="0072616F">
        <w:trPr>
          <w:tblHeader/>
          <w:jc w:val="center"/>
        </w:trPr>
        <w:tc>
          <w:tcPr>
            <w:tcW w:w="81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3C55517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lastRenderedPageBreak/>
              <w:t>Beta</w:t>
            </w:r>
          </w:p>
        </w:tc>
        <w:tc>
          <w:tcPr>
            <w:tcW w:w="153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302204E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Binomial</w:t>
            </w:r>
          </w:p>
        </w:tc>
        <w:tc>
          <w:tcPr>
            <w:tcW w:w="99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2422521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Chi-square</w:t>
            </w:r>
          </w:p>
        </w:tc>
        <w:tc>
          <w:tcPr>
            <w:tcW w:w="81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53B3AC6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Gamma</w:t>
            </w:r>
          </w:p>
        </w:tc>
        <w:tc>
          <w:tcPr>
            <w:tcW w:w="99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2EE9847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Geometric</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4F8AD68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Lognormal</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1C545C4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Normal</w:t>
            </w:r>
          </w:p>
        </w:tc>
        <w:tc>
          <w:tcPr>
            <w:tcW w:w="108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6B64A67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Poisson</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0F54316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Uniform</w:t>
            </w:r>
          </w:p>
        </w:tc>
      </w:tr>
      <w:tr w:rsidR="007000D2" w:rsidRPr="001E7D80" w14:paraId="26486E6F" w14:textId="77777777" w:rsidTr="0072616F">
        <w:trPr>
          <w:jc w:val="center"/>
        </w:trPr>
        <w:tc>
          <w:tcPr>
            <w:tcW w:w="81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631F65D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1,2</w:t>
            </w:r>
          </w:p>
        </w:tc>
        <w:tc>
          <w:tcPr>
            <w:tcW w:w="153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4692431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p=0.1; size=5, 10, 20, 40</w:t>
            </w:r>
          </w:p>
        </w:tc>
        <w:tc>
          <w:tcPr>
            <w:tcW w:w="99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7425AC3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=1</w:t>
            </w:r>
          </w:p>
        </w:tc>
        <w:tc>
          <w:tcPr>
            <w:tcW w:w="81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644C9D6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1,2</w:t>
            </w:r>
          </w:p>
        </w:tc>
        <w:tc>
          <w:tcPr>
            <w:tcW w:w="99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6A3FA07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p=0.1</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25FC78A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log-Mean=0; log-SD=1</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61ACB28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Mean=0; SD=1</w:t>
            </w:r>
          </w:p>
        </w:tc>
        <w:tc>
          <w:tcPr>
            <w:tcW w:w="108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394A7A9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lambda=0.5</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794D51C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max=1</w:t>
            </w:r>
          </w:p>
        </w:tc>
      </w:tr>
      <w:tr w:rsidR="007000D2" w:rsidRPr="001E7D80" w14:paraId="13CE87EF"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3C1521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2,2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6A773E4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p=0.2;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B9D28A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=2</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72D2FA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2,2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B89570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p=0.2</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EDDA1E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79A0C6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SD=1</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6BDA258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ADDA34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max=2</w:t>
            </w:r>
          </w:p>
        </w:tc>
      </w:tr>
      <w:tr w:rsidR="007000D2" w:rsidRPr="001E7D80" w14:paraId="40F9DD76"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5418FD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3,2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6F376DB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p=0.3;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C79CEA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=3</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7F9417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3,2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05174E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p=0.3</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FFEB9B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A27FF6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SD=1</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B7E869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lambda=2</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FFEE73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max=3</w:t>
            </w:r>
          </w:p>
        </w:tc>
      </w:tr>
      <w:tr w:rsidR="007000D2" w:rsidRPr="001E7D80" w14:paraId="7E6B50E3"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CB1CA9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4,2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BB5CAB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p=0.4;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82E895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=4</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C58F8D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4,2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C506A6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p=0.4</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40F317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log-Mean=0;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5E9444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Mean=0;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0EC109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lambda=3</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B44187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max=4</w:t>
            </w:r>
          </w:p>
        </w:tc>
      </w:tr>
      <w:tr w:rsidR="007000D2" w:rsidRPr="001E7D80" w14:paraId="06F9F52F"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60B211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5,2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401E06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p=0.5;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70A8FE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=5</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B40865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5,2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56F5CA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C42356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30890B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AA532A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lambda=4</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E93CBA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max=5</w:t>
            </w:r>
          </w:p>
        </w:tc>
      </w:tr>
      <w:tr w:rsidR="007000D2" w:rsidRPr="001E7D80" w14:paraId="36915FEF"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E3FC23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F0BD13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p=0.6;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366EFA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=6</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F0468A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6,2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72FB51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p=0.6</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C433F2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ADB52B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B01780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266387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max=6</w:t>
            </w:r>
          </w:p>
        </w:tc>
      </w:tr>
      <w:tr w:rsidR="007000D2" w:rsidRPr="001E7D80" w14:paraId="2E4A0FEC"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21A35D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28FF65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p=0.7;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7E9FF7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=7</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6F92D0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7,2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30412801"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p=0.7</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EA88C9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3279CE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1BC4941"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lambda=7.5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F53009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max=7</w:t>
            </w:r>
          </w:p>
        </w:tc>
      </w:tr>
      <w:tr w:rsidR="007000D2" w:rsidRPr="001E7D80" w14:paraId="363BBB0B"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A51A8C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9C49E2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p=0.8;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6F513E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=8</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309E39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8,2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D6D84D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p=0.8</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D8E8D5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0D11CE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14E525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lambda=10</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4B887B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max=8</w:t>
            </w:r>
          </w:p>
        </w:tc>
      </w:tr>
      <w:tr w:rsidR="007000D2" w:rsidRPr="001E7D80" w14:paraId="5FDC0F22"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C8371F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9B893F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p=0.9;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911F04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=9</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03CBE4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9,2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55D3AE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p=0.9</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4A9B33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D4C41A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17EADB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3DBBC85" w14:textId="77777777" w:rsidR="007000D2" w:rsidRPr="00CB7DE4"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r w:rsidRPr="001E7D80">
              <w:rPr>
                <w:rFonts w:ascii="Times New Roman" w:eastAsia="Helvetica" w:hAnsi="Times New Roman" w:cs="Times New Roman"/>
                <w:color w:val="000000"/>
                <w:sz w:val="18"/>
                <w:szCs w:val="18"/>
              </w:rPr>
              <w:t>min=0; max=9</w:t>
            </w:r>
          </w:p>
        </w:tc>
      </w:tr>
      <w:tr w:rsidR="007000D2" w:rsidRPr="001E7D80" w14:paraId="50A28598" w14:textId="77777777" w:rsidTr="0072616F">
        <w:trPr>
          <w:jc w:val="center"/>
        </w:trPr>
        <w:tc>
          <w:tcPr>
            <w:tcW w:w="81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183D7CD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09EC319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99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4537E2C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81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0C047DA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99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23547B4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7B0B35C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781BEAD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620D0D3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29C0484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r w:rsidRPr="001E7D80">
              <w:rPr>
                <w:rFonts w:ascii="Times New Roman" w:eastAsia="Helvetica" w:hAnsi="Times New Roman" w:cs="Times New Roman"/>
                <w:color w:val="000000"/>
                <w:sz w:val="18"/>
                <w:szCs w:val="18"/>
              </w:rPr>
              <w:t>min=</w:t>
            </w:r>
            <w:r>
              <w:rPr>
                <w:rFonts w:ascii="Times New Roman" w:eastAsia="Helvetica" w:hAnsi="Times New Roman" w:cs="Times New Roman"/>
                <w:color w:val="000000"/>
                <w:sz w:val="18"/>
                <w:szCs w:val="18"/>
              </w:rPr>
              <w:t>-1</w:t>
            </w:r>
            <w:r w:rsidRPr="001E7D80">
              <w:rPr>
                <w:rFonts w:ascii="Times New Roman" w:eastAsia="Helvetica" w:hAnsi="Times New Roman" w:cs="Times New Roman"/>
                <w:color w:val="000000"/>
                <w:sz w:val="18"/>
                <w:szCs w:val="18"/>
              </w:rPr>
              <w:t>; max=</w:t>
            </w:r>
            <w:r>
              <w:rPr>
                <w:rFonts w:ascii="Times New Roman" w:eastAsia="Helvetica" w:hAnsi="Times New Roman" w:cs="Times New Roman"/>
                <w:color w:val="000000"/>
                <w:sz w:val="18"/>
                <w:szCs w:val="18"/>
              </w:rPr>
              <w:t>1</w:t>
            </w:r>
          </w:p>
        </w:tc>
      </w:tr>
    </w:tbl>
    <w:p w14:paraId="4BBFD711" w14:textId="77777777" w:rsidR="007000D2" w:rsidRDefault="007000D2" w:rsidP="00461B80">
      <w:pPr>
        <w:spacing w:line="480" w:lineRule="auto"/>
        <w:ind w:firstLine="720"/>
        <w:rPr>
          <w:rFonts w:cs="Helvetica"/>
          <w:sz w:val="24"/>
          <w:szCs w:val="24"/>
        </w:rPr>
      </w:pPr>
    </w:p>
    <w:p w14:paraId="58C9532D" w14:textId="21BE83E1" w:rsidR="00CD66F8" w:rsidRDefault="00CD66F8" w:rsidP="00B24D1A">
      <w:pPr>
        <w:spacing w:line="480" w:lineRule="auto"/>
        <w:ind w:firstLine="720"/>
        <w:rPr>
          <w:rFonts w:cs="Helvetica"/>
          <w:sz w:val="24"/>
          <w:szCs w:val="24"/>
        </w:rPr>
      </w:pPr>
      <w:r>
        <w:rPr>
          <w:rFonts w:cs="Helvetica"/>
          <w:sz w:val="24"/>
          <w:szCs w:val="24"/>
        </w:rPr>
        <w:t xml:space="preserve">Table 1 lists the distributions from which we drew samples along with the </w:t>
      </w:r>
      <w:r w:rsidR="00993A1A">
        <w:rPr>
          <w:rFonts w:cs="Helvetica"/>
          <w:sz w:val="24"/>
          <w:szCs w:val="24"/>
        </w:rPr>
        <w:t xml:space="preserve">parameters </w:t>
      </w:r>
      <w:r>
        <w:rPr>
          <w:rFonts w:cs="Helvetica"/>
          <w:sz w:val="24"/>
          <w:szCs w:val="24"/>
        </w:rPr>
        <w:t>we varied</w:t>
      </w:r>
      <w:r w:rsidR="007000D2">
        <w:rPr>
          <w:rFonts w:cs="Helvetica"/>
          <w:sz w:val="24"/>
          <w:szCs w:val="24"/>
        </w:rPr>
        <w:t>.</w:t>
      </w:r>
      <w:r>
        <w:rPr>
          <w:rFonts w:cs="Helvetica"/>
          <w:sz w:val="24"/>
          <w:szCs w:val="24"/>
        </w:rPr>
        <w:t xml:space="preserve"> </w:t>
      </w:r>
      <w:r w:rsidR="007000D2">
        <w:rPr>
          <w:rFonts w:cs="Helvetica"/>
          <w:sz w:val="24"/>
          <w:szCs w:val="24"/>
        </w:rPr>
        <w:t>W</w:t>
      </w:r>
      <w:r>
        <w:rPr>
          <w:rFonts w:cs="Helvetica"/>
          <w:sz w:val="24"/>
          <w:szCs w:val="24"/>
        </w:rPr>
        <w:t xml:space="preserve">e also </w:t>
      </w:r>
      <w:r w:rsidR="00993A1A">
        <w:rPr>
          <w:rFonts w:cs="Helvetica"/>
          <w:sz w:val="24"/>
          <w:szCs w:val="24"/>
        </w:rPr>
        <w:t>systematically</w:t>
      </w:r>
      <w:r w:rsidR="00F747A3">
        <w:rPr>
          <w:rFonts w:cs="Helvetica"/>
          <w:sz w:val="24"/>
          <w:szCs w:val="24"/>
        </w:rPr>
        <w:t xml:space="preserve"> var</w:t>
      </w:r>
      <w:r>
        <w:rPr>
          <w:rFonts w:cs="Helvetica"/>
          <w:sz w:val="24"/>
          <w:szCs w:val="24"/>
        </w:rPr>
        <w:t>ied</w:t>
      </w:r>
      <w:r w:rsidR="00993A1A">
        <w:rPr>
          <w:rFonts w:cs="Helvetica"/>
          <w:sz w:val="24"/>
          <w:szCs w:val="24"/>
        </w:rPr>
        <w:t xml:space="preserve"> </w:t>
      </w:r>
      <w:r w:rsidR="00F747A3">
        <w:rPr>
          <w:rFonts w:cs="Helvetica"/>
          <w:sz w:val="24"/>
          <w:szCs w:val="24"/>
        </w:rPr>
        <w:t>sample</w:t>
      </w:r>
      <w:r w:rsidR="00993A1A">
        <w:rPr>
          <w:rFonts w:cs="Helvetica"/>
          <w:sz w:val="24"/>
          <w:szCs w:val="24"/>
        </w:rPr>
        <w:t xml:space="preserve"> size, </w:t>
      </w:r>
      <w:r w:rsidR="00993A1A">
        <w:rPr>
          <w:rFonts w:cs="Helvetica"/>
          <w:i/>
          <w:sz w:val="24"/>
          <w:szCs w:val="24"/>
        </w:rPr>
        <w:t>n</w:t>
      </w:r>
      <w:r w:rsidR="00993A1A">
        <w:rPr>
          <w:rFonts w:cs="Helvetica"/>
          <w:sz w:val="24"/>
          <w:szCs w:val="24"/>
        </w:rPr>
        <w:t>,</w:t>
      </w:r>
      <w:r w:rsidR="00993A1A">
        <w:rPr>
          <w:rFonts w:cs="Helvetica"/>
          <w:i/>
          <w:sz w:val="24"/>
          <w:szCs w:val="24"/>
        </w:rPr>
        <w:t xml:space="preserve"> </w:t>
      </w:r>
      <w:r w:rsidR="00993A1A">
        <w:rPr>
          <w:rFonts w:cs="Helvetica"/>
          <w:sz w:val="24"/>
          <w:szCs w:val="24"/>
        </w:rPr>
        <w:t xml:space="preserve">to each value in the set, </w:t>
      </w:r>
      <w:r w:rsidR="001B7AD9">
        <w:rPr>
          <w:rFonts w:cs="Helvetica"/>
          <w:i/>
          <w:sz w:val="24"/>
          <w:szCs w:val="24"/>
        </w:rPr>
        <w:t>N</w:t>
      </w:r>
      <w:r w:rsidR="00993A1A">
        <w:rPr>
          <w:rFonts w:cs="Helvetica"/>
          <w:i/>
          <w:sz w:val="24"/>
          <w:szCs w:val="24"/>
        </w:rPr>
        <w:t xml:space="preserve"> </w:t>
      </w:r>
      <w:r w:rsidR="00993A1A">
        <w:rPr>
          <w:rFonts w:cs="Helvetica"/>
          <w:sz w:val="24"/>
          <w:szCs w:val="24"/>
        </w:rPr>
        <w:t>= {10, 20, 35, 60, 100}</w:t>
      </w:r>
      <w:r>
        <w:rPr>
          <w:rFonts w:cs="Helvetica"/>
          <w:sz w:val="24"/>
          <w:szCs w:val="24"/>
        </w:rPr>
        <w:t xml:space="preserve">. </w:t>
      </w:r>
      <w:r w:rsidR="007000D2">
        <w:rPr>
          <w:rFonts w:cs="Helvetica"/>
          <w:sz w:val="24"/>
          <w:szCs w:val="24"/>
        </w:rPr>
        <w:t>Drawing</w:t>
      </w:r>
      <w:r w:rsidR="00E923F3">
        <w:rPr>
          <w:rFonts w:cs="Helvetica"/>
          <w:sz w:val="24"/>
          <w:szCs w:val="24"/>
        </w:rPr>
        <w:t xml:space="preserve"> 100 samples for </w:t>
      </w:r>
      <w:r w:rsidR="00F747A3">
        <w:rPr>
          <w:rFonts w:cs="Helvetica"/>
          <w:sz w:val="24"/>
          <w:szCs w:val="24"/>
        </w:rPr>
        <w:t xml:space="preserve">each combination of </w:t>
      </w:r>
      <w:r w:rsidR="00E923F3">
        <w:rPr>
          <w:rFonts w:cs="Helvetica"/>
          <w:sz w:val="24"/>
          <w:szCs w:val="24"/>
        </w:rPr>
        <w:t>parameter settings</w:t>
      </w:r>
      <w:r w:rsidR="00F747A3">
        <w:rPr>
          <w:rFonts w:cs="Helvetica"/>
          <w:sz w:val="24"/>
          <w:szCs w:val="24"/>
        </w:rPr>
        <w:t xml:space="preserve"> and sample size</w:t>
      </w:r>
      <w:ins w:id="131" w:author="Robert Walker" w:date="2026-01-11T13:25:00Z" w16du:dateUtc="2026-01-11T21:25:00Z">
        <w:r w:rsidR="005B3F42">
          <w:rPr>
            <w:rFonts w:cs="Helvetica"/>
            <w:sz w:val="24"/>
            <w:szCs w:val="24"/>
          </w:rPr>
          <w:t>s</w:t>
        </w:r>
      </w:ins>
      <w:r>
        <w:rPr>
          <w:rFonts w:cs="Helvetica"/>
          <w:sz w:val="24"/>
          <w:szCs w:val="24"/>
        </w:rPr>
        <w:t xml:space="preserve">, </w:t>
      </w:r>
      <w:del w:id="132" w:author="Robert Walker" w:date="2026-01-11T13:25:00Z" w16du:dateUtc="2026-01-11T21:25:00Z">
        <w:r w:rsidR="007000D2" w:rsidDel="005B3F42">
          <w:rPr>
            <w:rFonts w:cs="Helvetica"/>
            <w:sz w:val="24"/>
            <w:szCs w:val="24"/>
          </w:rPr>
          <w:delText>our study created</w:delText>
        </w:r>
      </w:del>
      <w:ins w:id="133" w:author="Robert Walker" w:date="2026-01-11T13:25:00Z" w16du:dateUtc="2026-01-11T21:25:00Z">
        <w:r w:rsidR="005B3F42">
          <w:rPr>
            <w:rFonts w:cs="Helvetica"/>
            <w:sz w:val="24"/>
            <w:szCs w:val="24"/>
          </w:rPr>
          <w:t>we constructed</w:t>
        </w:r>
      </w:ins>
      <w:r w:rsidR="00E923F3">
        <w:rPr>
          <w:rFonts w:cs="Helvetica"/>
          <w:sz w:val="24"/>
          <w:szCs w:val="24"/>
        </w:rPr>
        <w:t xml:space="preserve"> a data set consisting of 100 iterations x </w:t>
      </w:r>
      <w:r w:rsidR="00897FC0">
        <w:rPr>
          <w:rFonts w:cs="Helvetica"/>
          <w:sz w:val="24"/>
          <w:szCs w:val="24"/>
        </w:rPr>
        <w:t>98</w:t>
      </w:r>
      <w:r w:rsidR="00E923F3">
        <w:rPr>
          <w:rFonts w:cs="Helvetica"/>
          <w:sz w:val="24"/>
          <w:szCs w:val="24"/>
        </w:rPr>
        <w:t xml:space="preserve"> parameter settings x 5 sample sizes equaling </w:t>
      </w:r>
      <w:r w:rsidR="00897FC0">
        <w:rPr>
          <w:rFonts w:cs="Helvetica"/>
          <w:sz w:val="24"/>
          <w:szCs w:val="24"/>
        </w:rPr>
        <w:t>49</w:t>
      </w:r>
      <w:r w:rsidR="00E923F3">
        <w:rPr>
          <w:rFonts w:cs="Helvetica"/>
          <w:sz w:val="24"/>
          <w:szCs w:val="24"/>
        </w:rPr>
        <w:t>,</w:t>
      </w:r>
      <w:r w:rsidR="00897FC0">
        <w:rPr>
          <w:rFonts w:cs="Helvetica"/>
          <w:sz w:val="24"/>
          <w:szCs w:val="24"/>
        </w:rPr>
        <w:t>0</w:t>
      </w:r>
      <w:r w:rsidR="00E923F3">
        <w:rPr>
          <w:rFonts w:cs="Helvetica"/>
          <w:sz w:val="24"/>
          <w:szCs w:val="24"/>
        </w:rPr>
        <w:t>00 test iterations (i.e. observations)</w:t>
      </w:r>
      <w:r w:rsidR="001B7AD9">
        <w:rPr>
          <w:rFonts w:cs="Helvetica"/>
          <w:sz w:val="24"/>
          <w:szCs w:val="24"/>
        </w:rPr>
        <w:t xml:space="preserve"> for a given model</w:t>
      </w:r>
      <w:r w:rsidR="00327001">
        <w:rPr>
          <w:rFonts w:cs="Helvetica"/>
          <w:sz w:val="24"/>
          <w:szCs w:val="24"/>
        </w:rPr>
        <w:t>.</w:t>
      </w:r>
      <w:r w:rsidR="00002ADA" w:rsidRPr="00002ADA">
        <w:rPr>
          <w:rFonts w:cs="Helvetica"/>
          <w:sz w:val="24"/>
          <w:szCs w:val="24"/>
        </w:rPr>
        <w:t xml:space="preserve"> </w:t>
      </w:r>
      <w:r w:rsidR="00002ADA">
        <w:rPr>
          <w:rFonts w:cs="Helvetica"/>
          <w:sz w:val="24"/>
          <w:szCs w:val="24"/>
        </w:rPr>
        <w:t>Please find replication materials</w:t>
      </w:r>
      <w:r w:rsidR="00543DC6">
        <w:rPr>
          <w:rFonts w:cs="Helvetica"/>
          <w:sz w:val="24"/>
          <w:szCs w:val="24"/>
        </w:rPr>
        <w:t xml:space="preserve"> (</w:t>
      </w:r>
      <w:r w:rsidR="00002ADA">
        <w:rPr>
          <w:rFonts w:cs="Helvetica"/>
          <w:sz w:val="24"/>
          <w:szCs w:val="24"/>
        </w:rPr>
        <w:t xml:space="preserve">including R code </w:t>
      </w:r>
      <w:r w:rsidR="00002ADA">
        <w:rPr>
          <w:rFonts w:cs="Helvetica"/>
          <w:sz w:val="24"/>
          <w:szCs w:val="24"/>
        </w:rPr>
        <w:fldChar w:fldCharType="begin"/>
      </w:r>
      <w:r w:rsidR="00002ADA">
        <w:rPr>
          <w:rFonts w:cs="Helvetica"/>
          <w:sz w:val="24"/>
          <w:szCs w:val="24"/>
        </w:rPr>
        <w:instrText xml:space="preserve"> ADDIN EN.CITE &lt;EndNote&gt;&lt;Cite&gt;&lt;Author&gt;R Core Team&lt;/Author&gt;&lt;Year&gt;2019&lt;/Year&gt;&lt;RecNum&gt;3498&lt;/RecNum&gt;&lt;DisplayText&gt;(R Core Team 2019)&lt;/DisplayText&gt;&lt;record&gt;&lt;rec-number&gt;3498&lt;/rec-number&gt;&lt;foreign-keys&gt;&lt;key app="EN" db-id="d95aeewpyx05sted9acxwwzp2x5srrrt0fwa" timestamp="1649452747"&gt;3498&lt;/key&gt;&lt;/foreign-keys&gt;&lt;ref-type name="Computer Program"&gt;9&lt;/ref-type&gt;&lt;contributors&gt;&lt;authors&gt;&lt;author&gt;R Core Team,&lt;/author&gt;&lt;/authors&gt;&lt;secondary-authors&gt;&lt;author&gt;R Foundation for Statistical Computing&lt;/author&gt;&lt;/secondary-authors&gt;&lt;/contributors&gt;&lt;titles&gt;&lt;title&gt;R: A language and environment for statistical computing.&lt;/title&gt;&lt;/titles&gt;&lt;dates&gt;&lt;year&gt;2019&lt;/year&gt;&lt;/dates&gt;&lt;pub-location&gt;Vienna, Austria&lt;/pub-location&gt;&lt;urls&gt;&lt;/urls&gt;&lt;/record&gt;&lt;/Cite&gt;&lt;/EndNote&gt;</w:instrText>
      </w:r>
      <w:r w:rsidR="00002ADA">
        <w:rPr>
          <w:rFonts w:cs="Helvetica"/>
          <w:sz w:val="24"/>
          <w:szCs w:val="24"/>
        </w:rPr>
        <w:fldChar w:fldCharType="separate"/>
      </w:r>
      <w:r w:rsidR="00002ADA">
        <w:rPr>
          <w:rFonts w:cs="Helvetica"/>
          <w:noProof/>
          <w:sz w:val="24"/>
          <w:szCs w:val="24"/>
        </w:rPr>
        <w:t>(R Core Team 2019)</w:t>
      </w:r>
      <w:r w:rsidR="00002ADA">
        <w:rPr>
          <w:rFonts w:cs="Helvetica"/>
          <w:sz w:val="24"/>
          <w:szCs w:val="24"/>
        </w:rPr>
        <w:fldChar w:fldCharType="end"/>
      </w:r>
      <w:r w:rsidR="00002ADA">
        <w:rPr>
          <w:rFonts w:cs="Helvetica"/>
          <w:sz w:val="24"/>
          <w:szCs w:val="24"/>
        </w:rPr>
        <w:t xml:space="preserve"> for implementation</w:t>
      </w:r>
      <w:r w:rsidR="00543DC6">
        <w:rPr>
          <w:rFonts w:cs="Helvetica"/>
          <w:sz w:val="24"/>
          <w:szCs w:val="24"/>
        </w:rPr>
        <w:t>)</w:t>
      </w:r>
      <w:r w:rsidR="00002ADA">
        <w:rPr>
          <w:rFonts w:cs="Helvetica"/>
          <w:sz w:val="24"/>
          <w:szCs w:val="24"/>
        </w:rPr>
        <w:t xml:space="preserve"> at: </w:t>
      </w:r>
      <w:r w:rsidR="00002ADA" w:rsidRPr="007000D2">
        <w:rPr>
          <w:rFonts w:cs="Helvetica"/>
        </w:rPr>
        <w:t>https://robertwwalker.github.io/LLM_Distributions.</w:t>
      </w:r>
    </w:p>
    <w:p w14:paraId="7097E3E8" w14:textId="637E8DD9" w:rsidR="00073E10" w:rsidRDefault="007000D2" w:rsidP="00073E10">
      <w:pPr>
        <w:spacing w:line="480" w:lineRule="auto"/>
        <w:ind w:firstLine="720"/>
        <w:rPr>
          <w:rFonts w:cs="Helvetica"/>
          <w:sz w:val="24"/>
          <w:szCs w:val="24"/>
        </w:rPr>
      </w:pPr>
      <w:commentRangeStart w:id="134"/>
      <w:del w:id="135" w:author="Robert Walker" w:date="2026-01-11T13:26:00Z" w16du:dateUtc="2026-01-11T21:26:00Z">
        <w:r w:rsidDel="005B3F42">
          <w:rPr>
            <w:rFonts w:cs="Helvetica"/>
            <w:sz w:val="24"/>
            <w:szCs w:val="24"/>
          </w:rPr>
          <w:lastRenderedPageBreak/>
          <w:delText>I</w:delText>
        </w:r>
        <w:r w:rsidR="002969EB" w:rsidDel="005B3F42">
          <w:rPr>
            <w:rFonts w:cs="Helvetica"/>
            <w:sz w:val="24"/>
            <w:szCs w:val="24"/>
          </w:rPr>
          <w:delText>n each of</w:delText>
        </w:r>
      </w:del>
      <w:ins w:id="136" w:author="Robert Walker" w:date="2026-01-11T13:26:00Z" w16du:dateUtc="2026-01-11T21:26:00Z">
        <w:r w:rsidR="005B3F42">
          <w:rPr>
            <w:rFonts w:cs="Helvetica"/>
            <w:sz w:val="24"/>
            <w:szCs w:val="24"/>
          </w:rPr>
          <w:t>To obtain</w:t>
        </w:r>
      </w:ins>
      <w:r w:rsidR="002969EB">
        <w:rPr>
          <w:rFonts w:cs="Helvetica"/>
          <w:sz w:val="24"/>
          <w:szCs w:val="24"/>
        </w:rPr>
        <w:t xml:space="preserve"> </w:t>
      </w:r>
      <w:commentRangeStart w:id="137"/>
      <w:del w:id="138" w:author="Robert Walker" w:date="2026-01-11T13:22:00Z" w16du:dateUtc="2026-01-11T21:22:00Z">
        <w:r w:rsidR="002969EB" w:rsidDel="005B3F42">
          <w:rPr>
            <w:rFonts w:cs="Helvetica"/>
            <w:sz w:val="24"/>
            <w:szCs w:val="24"/>
          </w:rPr>
          <w:delText>147</w:delText>
        </w:r>
      </w:del>
      <w:ins w:id="139" w:author="Robert Walker" w:date="2026-01-11T13:22:00Z" w16du:dateUtc="2026-01-11T21:22:00Z">
        <w:r w:rsidR="005B3F42">
          <w:rPr>
            <w:rFonts w:cs="Helvetica"/>
            <w:sz w:val="24"/>
            <w:szCs w:val="24"/>
          </w:rPr>
          <w:t>1</w:t>
        </w:r>
        <w:r w:rsidR="005B3F42">
          <w:rPr>
            <w:rFonts w:cs="Helvetica"/>
            <w:sz w:val="24"/>
            <w:szCs w:val="24"/>
          </w:rPr>
          <w:t>96</w:t>
        </w:r>
      </w:ins>
      <w:r w:rsidR="002969EB">
        <w:rPr>
          <w:rFonts w:cs="Helvetica"/>
          <w:sz w:val="24"/>
          <w:szCs w:val="24"/>
        </w:rPr>
        <w:t>,000 observations</w:t>
      </w:r>
      <w:commentRangeEnd w:id="137"/>
      <w:r w:rsidR="00073E10">
        <w:rPr>
          <w:rStyle w:val="CommentReference"/>
        </w:rPr>
        <w:commentReference w:id="137"/>
      </w:r>
      <w:r w:rsidR="002969EB">
        <w:rPr>
          <w:rFonts w:cs="Helvetica"/>
          <w:sz w:val="24"/>
          <w:szCs w:val="24"/>
        </w:rPr>
        <w:t xml:space="preserve">, we presented </w:t>
      </w:r>
      <w:del w:id="140" w:author="Robert Walker" w:date="2026-01-11T13:27:00Z" w16du:dateUtc="2026-01-11T21:27:00Z">
        <w:r w:rsidR="002969EB" w:rsidDel="005B3F42">
          <w:rPr>
            <w:rFonts w:cs="Helvetica"/>
            <w:sz w:val="24"/>
            <w:szCs w:val="24"/>
          </w:rPr>
          <w:delText xml:space="preserve">the </w:delText>
        </w:r>
      </w:del>
      <w:ins w:id="141" w:author="Robert Walker" w:date="2026-01-11T13:27:00Z" w16du:dateUtc="2026-01-11T21:27:00Z">
        <w:r w:rsidR="005B3F42">
          <w:rPr>
            <w:rFonts w:cs="Helvetica"/>
            <w:sz w:val="24"/>
            <w:szCs w:val="24"/>
          </w:rPr>
          <w:t>four</w:t>
        </w:r>
        <w:r w:rsidR="005B3F42">
          <w:rPr>
            <w:rFonts w:cs="Helvetica"/>
            <w:sz w:val="24"/>
            <w:szCs w:val="24"/>
          </w:rPr>
          <w:t xml:space="preserve"> </w:t>
        </w:r>
      </w:ins>
      <w:r w:rsidR="002969EB">
        <w:rPr>
          <w:rFonts w:cs="Helvetica"/>
          <w:sz w:val="24"/>
          <w:szCs w:val="24"/>
        </w:rPr>
        <w:t xml:space="preserve">models with </w:t>
      </w:r>
      <w:del w:id="142" w:author="Robert Walker" w:date="2026-01-11T13:27:00Z" w16du:dateUtc="2026-01-11T21:27:00Z">
        <w:r w:rsidR="002969EB" w:rsidDel="005B3F42">
          <w:rPr>
            <w:rFonts w:cs="Helvetica"/>
            <w:sz w:val="24"/>
            <w:szCs w:val="24"/>
          </w:rPr>
          <w:delText xml:space="preserve">a </w:delText>
        </w:r>
      </w:del>
      <w:ins w:id="143" w:author="Robert Walker" w:date="2026-01-11T13:27:00Z" w16du:dateUtc="2026-01-11T21:27:00Z">
        <w:r w:rsidR="005B3F42">
          <w:rPr>
            <w:rFonts w:cs="Helvetica"/>
            <w:sz w:val="24"/>
            <w:szCs w:val="24"/>
          </w:rPr>
          <w:t>identical</w:t>
        </w:r>
        <w:r w:rsidR="005B3F42">
          <w:rPr>
            <w:rFonts w:cs="Helvetica"/>
            <w:sz w:val="24"/>
            <w:szCs w:val="24"/>
          </w:rPr>
          <w:t xml:space="preserve"> </w:t>
        </w:r>
      </w:ins>
      <w:r w:rsidR="002969EB">
        <w:rPr>
          <w:rFonts w:cs="Helvetica"/>
          <w:sz w:val="24"/>
          <w:szCs w:val="24"/>
        </w:rPr>
        <w:t>prompt</w:t>
      </w:r>
      <w:ins w:id="144" w:author="Robert Walker" w:date="2026-01-11T13:27:00Z" w16du:dateUtc="2026-01-11T21:27:00Z">
        <w:r w:rsidR="005B3F42">
          <w:rPr>
            <w:rFonts w:cs="Helvetica"/>
            <w:sz w:val="24"/>
            <w:szCs w:val="24"/>
          </w:rPr>
          <w:t>s</w:t>
        </w:r>
      </w:ins>
      <w:r w:rsidR="002969EB">
        <w:rPr>
          <w:rFonts w:cs="Helvetica"/>
          <w:sz w:val="24"/>
          <w:szCs w:val="24"/>
        </w:rPr>
        <w:t xml:space="preserve"> that, first, introduced the LLM to the task by stating, “</w:t>
      </w:r>
      <w:r w:rsidR="002969EB" w:rsidRPr="00E923F3">
        <w:rPr>
          <w:rFonts w:cs="Helvetica"/>
          <w:sz w:val="24"/>
          <w:szCs w:val="24"/>
        </w:rPr>
        <w:t>Below, I am going to provide you a stem-and-leaf-plot of a variable and the summary statistics for that variable. I would like you to tell me which distribution you think generated the data.</w:t>
      </w:r>
      <w:r w:rsidR="002969EB">
        <w:rPr>
          <w:rFonts w:cs="Helvetica"/>
          <w:sz w:val="24"/>
          <w:szCs w:val="24"/>
        </w:rPr>
        <w:t>”</w:t>
      </w:r>
    </w:p>
    <w:p w14:paraId="19F049A3" w14:textId="77777777" w:rsidR="00073E10" w:rsidRPr="00073E10" w:rsidRDefault="00241A0E" w:rsidP="00073E10">
      <w:pPr>
        <w:spacing w:line="480" w:lineRule="auto"/>
        <w:ind w:firstLine="720"/>
        <w:rPr>
          <w:ins w:id="145" w:author="Tim Johnson [2]" w:date="2026-01-08T12:30:00Z"/>
          <w:rFonts w:cs="Helvetica"/>
          <w:sz w:val="24"/>
          <w:szCs w:val="24"/>
        </w:rPr>
      </w:pPr>
      <w:r>
        <w:rPr>
          <w:rFonts w:cs="Helvetica"/>
          <w:sz w:val="24"/>
          <w:szCs w:val="24"/>
        </w:rPr>
        <w:t xml:space="preserve"> </w:t>
      </w:r>
      <w:r w:rsidR="00327001">
        <w:rPr>
          <w:rFonts w:cs="Helvetica"/>
          <w:sz w:val="24"/>
          <w:szCs w:val="24"/>
        </w:rPr>
        <w:t xml:space="preserve"> </w:t>
      </w:r>
      <w:ins w:id="146" w:author="Tim Johnson [2]" w:date="2026-01-08T12:30:00Z">
        <w:r w:rsidR="00073E10">
          <w:rPr>
            <w:rFonts w:cs="Helvetica"/>
            <w:sz w:val="24"/>
            <w:szCs w:val="24"/>
          </w:rPr>
          <w:tab/>
        </w:r>
        <w:proofErr w:type="gramStart"/>
        <w:r w:rsidR="00073E10" w:rsidRPr="00073E10">
          <w:rPr>
            <w:rFonts w:cs="Helvetica"/>
            <w:sz w:val="24"/>
            <w:szCs w:val="24"/>
          </w:rPr>
          <w:t>Next</w:t>
        </w:r>
        <w:proofErr w:type="gramEnd"/>
        <w:r w:rsidR="00073E10" w:rsidRPr="00073E10">
          <w:rPr>
            <w:rFonts w:cs="Helvetica"/>
            <w:sz w:val="24"/>
            <w:szCs w:val="24"/>
          </w:rPr>
          <w:t xml:space="preserve"> we presented the model with the stem-and-leaf plot from a sample generated by a given parameter-setting-sample-size combination and the summary statistics (minimum, 1</w:t>
        </w:r>
        <w:r w:rsidR="00073E10" w:rsidRPr="00073E10">
          <w:rPr>
            <w:rFonts w:cs="Helvetica"/>
            <w:sz w:val="24"/>
            <w:szCs w:val="24"/>
            <w:vertAlign w:val="superscript"/>
          </w:rPr>
          <w:t>st</w:t>
        </w:r>
        <w:r w:rsidR="00073E10" w:rsidRPr="00073E10">
          <w:rPr>
            <w:rFonts w:cs="Helvetica"/>
            <w:sz w:val="24"/>
            <w:szCs w:val="24"/>
          </w:rPr>
          <w:t>-quartile, median, mean, 3</w:t>
        </w:r>
        <w:r w:rsidR="00073E10" w:rsidRPr="00073E10">
          <w:rPr>
            <w:rFonts w:cs="Helvetica"/>
            <w:sz w:val="24"/>
            <w:szCs w:val="24"/>
            <w:vertAlign w:val="superscript"/>
          </w:rPr>
          <w:t>rd</w:t>
        </w:r>
        <w:r w:rsidR="00073E10" w:rsidRPr="00073E10">
          <w:rPr>
            <w:rFonts w:cs="Helvetica"/>
            <w:sz w:val="24"/>
            <w:szCs w:val="24"/>
          </w:rPr>
          <w:t xml:space="preserve">-quartile, and maximum) from that </w:t>
        </w:r>
        <w:proofErr w:type="gramStart"/>
        <w:r w:rsidR="00073E10" w:rsidRPr="00073E10">
          <w:rPr>
            <w:rFonts w:cs="Helvetica"/>
            <w:sz w:val="24"/>
            <w:szCs w:val="24"/>
          </w:rPr>
          <w:t>particular random</w:t>
        </w:r>
        <w:proofErr w:type="gramEnd"/>
        <w:r w:rsidR="00073E10" w:rsidRPr="00073E10">
          <w:rPr>
            <w:rFonts w:cs="Helvetica"/>
            <w:sz w:val="24"/>
            <w:szCs w:val="24"/>
          </w:rPr>
          <w:t xml:space="preserve"> sample. We also indicated whether the data were </w:t>
        </w:r>
        <w:r w:rsidR="00073E10" w:rsidRPr="00073E10">
          <w:rPr>
            <w:rFonts w:cs="Helvetica"/>
            <w:i/>
            <w:sz w:val="24"/>
            <w:szCs w:val="24"/>
          </w:rPr>
          <w:t>discrete</w:t>
        </w:r>
        <w:r w:rsidR="00073E10" w:rsidRPr="00073E10">
          <w:rPr>
            <w:rFonts w:cs="Helvetica"/>
            <w:sz w:val="24"/>
            <w:szCs w:val="24"/>
          </w:rPr>
          <w:t xml:space="preserve"> or </w:t>
        </w:r>
        <w:r w:rsidR="00073E10" w:rsidRPr="00073E10">
          <w:rPr>
            <w:rFonts w:cs="Helvetica"/>
            <w:i/>
            <w:sz w:val="24"/>
            <w:szCs w:val="24"/>
          </w:rPr>
          <w:t>not discrete</w:t>
        </w:r>
        <w:r w:rsidR="00073E10" w:rsidRPr="00073E10">
          <w:rPr>
            <w:rFonts w:cs="Helvetica"/>
            <w:sz w:val="24"/>
            <w:szCs w:val="24"/>
          </w:rPr>
          <w:t xml:space="preserve">. We then repeated our description of the task that we wanted the LLM to perform and specified the format that we wanted the LLM to use when generating output. An example of these instructions, in their entirety, appears below:  </w:t>
        </w:r>
      </w:ins>
    </w:p>
    <w:p w14:paraId="3245A7B7" w14:textId="77777777" w:rsidR="00073E10" w:rsidRPr="00073E10" w:rsidRDefault="00073E10" w:rsidP="00073E10">
      <w:pPr>
        <w:rPr>
          <w:ins w:id="147" w:author="Tim Johnson [2]" w:date="2026-01-08T12:30:00Z"/>
          <w:rFonts w:cs="Helvetica"/>
          <w:sz w:val="24"/>
          <w:szCs w:val="24"/>
        </w:rPr>
      </w:pPr>
    </w:p>
    <w:p w14:paraId="353FE57B" w14:textId="77777777" w:rsidR="00073E10" w:rsidRPr="00073E10" w:rsidRDefault="00073E10" w:rsidP="00073E10">
      <w:pPr>
        <w:ind w:left="720"/>
        <w:rPr>
          <w:ins w:id="148" w:author="Tim Johnson [2]" w:date="2026-01-08T12:30:00Z"/>
          <w:rFonts w:cs="Helvetica"/>
          <w:i/>
          <w:sz w:val="24"/>
          <w:szCs w:val="24"/>
        </w:rPr>
      </w:pPr>
      <w:ins w:id="149" w:author="Tim Johnson [2]" w:date="2026-01-08T12:30:00Z">
        <w:r w:rsidRPr="00073E10">
          <w:rPr>
            <w:rFonts w:cs="Helvetica"/>
            <w:i/>
            <w:sz w:val="24"/>
            <w:szCs w:val="24"/>
          </w:rPr>
          <w:t>Below, I am going to provide you a stem-and-leaf-plot of a variable and the summary statistics for that variable. I would like you to tell me which distribution you think generated the data.</w:t>
        </w:r>
      </w:ins>
    </w:p>
    <w:p w14:paraId="6F537CE4" w14:textId="77777777" w:rsidR="00073E10" w:rsidRPr="00073E10" w:rsidRDefault="00073E10" w:rsidP="00073E10">
      <w:pPr>
        <w:rPr>
          <w:ins w:id="150" w:author="Tim Johnson [2]" w:date="2026-01-08T12:30:00Z"/>
          <w:rFonts w:cs="Helvetica"/>
          <w:i/>
          <w:sz w:val="24"/>
          <w:szCs w:val="24"/>
        </w:rPr>
      </w:pPr>
    </w:p>
    <w:p w14:paraId="70EB3587" w14:textId="77777777" w:rsidR="00073E10" w:rsidRPr="00073E10" w:rsidRDefault="00073E10" w:rsidP="00073E10">
      <w:pPr>
        <w:ind w:left="720"/>
        <w:rPr>
          <w:ins w:id="151" w:author="Tim Johnson [2]" w:date="2026-01-08T12:30:00Z"/>
          <w:rFonts w:cs="Helvetica"/>
          <w:i/>
          <w:sz w:val="24"/>
          <w:szCs w:val="24"/>
        </w:rPr>
      </w:pPr>
      <w:ins w:id="152" w:author="Tim Johnson [2]" w:date="2026-01-08T12:30:00Z">
        <w:r w:rsidRPr="00073E10">
          <w:rPr>
            <w:rFonts w:cs="Helvetica"/>
            <w:i/>
            <w:sz w:val="24"/>
            <w:szCs w:val="24"/>
          </w:rPr>
          <w:t>The decimal point is 1 digit(s) to the left of the |</w:t>
        </w:r>
      </w:ins>
    </w:p>
    <w:p w14:paraId="0A71823E" w14:textId="77777777" w:rsidR="00073E10" w:rsidRPr="00073E10" w:rsidRDefault="00073E10" w:rsidP="00073E10">
      <w:pPr>
        <w:ind w:left="720"/>
        <w:rPr>
          <w:ins w:id="153" w:author="Tim Johnson [2]" w:date="2026-01-08T12:30:00Z"/>
          <w:rFonts w:cs="Helvetica"/>
          <w:i/>
          <w:sz w:val="24"/>
          <w:szCs w:val="24"/>
        </w:rPr>
      </w:pPr>
    </w:p>
    <w:p w14:paraId="3F9E444A" w14:textId="77777777" w:rsidR="00073E10" w:rsidRPr="00073E10" w:rsidRDefault="00073E10" w:rsidP="00073E10">
      <w:pPr>
        <w:ind w:left="720"/>
        <w:rPr>
          <w:ins w:id="154" w:author="Tim Johnson [2]" w:date="2026-01-08T12:30:00Z"/>
          <w:rFonts w:cs="Helvetica"/>
          <w:i/>
          <w:sz w:val="24"/>
          <w:szCs w:val="24"/>
        </w:rPr>
      </w:pPr>
      <w:ins w:id="155" w:author="Tim Johnson [2]" w:date="2026-01-08T12:30:00Z">
        <w:r w:rsidRPr="00073E10">
          <w:rPr>
            <w:rFonts w:cs="Helvetica"/>
            <w:i/>
            <w:sz w:val="24"/>
            <w:szCs w:val="24"/>
          </w:rPr>
          <w:t>0 | 392</w:t>
        </w:r>
      </w:ins>
    </w:p>
    <w:p w14:paraId="35AE9477" w14:textId="77777777" w:rsidR="00073E10" w:rsidRPr="00073E10" w:rsidRDefault="00073E10" w:rsidP="00073E10">
      <w:pPr>
        <w:ind w:left="720"/>
        <w:rPr>
          <w:ins w:id="156" w:author="Tim Johnson [2]" w:date="2026-01-08T12:30:00Z"/>
          <w:rFonts w:cs="Helvetica"/>
          <w:i/>
          <w:sz w:val="24"/>
          <w:szCs w:val="24"/>
        </w:rPr>
      </w:pPr>
      <w:ins w:id="157" w:author="Tim Johnson [2]" w:date="2026-01-08T12:30:00Z">
        <w:r w:rsidRPr="00073E10">
          <w:rPr>
            <w:rFonts w:cs="Helvetica"/>
            <w:i/>
            <w:sz w:val="24"/>
            <w:szCs w:val="24"/>
          </w:rPr>
          <w:t>2 | 0473</w:t>
        </w:r>
      </w:ins>
    </w:p>
    <w:p w14:paraId="05825AF2" w14:textId="77777777" w:rsidR="00073E10" w:rsidRPr="00073E10" w:rsidRDefault="00073E10" w:rsidP="00073E10">
      <w:pPr>
        <w:ind w:left="720"/>
        <w:rPr>
          <w:ins w:id="158" w:author="Tim Johnson [2]" w:date="2026-01-08T12:30:00Z"/>
          <w:rFonts w:cs="Helvetica"/>
          <w:i/>
          <w:sz w:val="24"/>
          <w:szCs w:val="24"/>
        </w:rPr>
      </w:pPr>
      <w:ins w:id="159" w:author="Tim Johnson [2]" w:date="2026-01-08T12:30:00Z">
        <w:r w:rsidRPr="00073E10">
          <w:rPr>
            <w:rFonts w:cs="Helvetica"/>
            <w:i/>
            <w:sz w:val="24"/>
            <w:szCs w:val="24"/>
          </w:rPr>
          <w:t>4 | 3</w:t>
        </w:r>
      </w:ins>
    </w:p>
    <w:p w14:paraId="74E7B4DA" w14:textId="77777777" w:rsidR="00073E10" w:rsidRPr="00073E10" w:rsidRDefault="00073E10" w:rsidP="00073E10">
      <w:pPr>
        <w:ind w:left="720"/>
        <w:rPr>
          <w:ins w:id="160" w:author="Tim Johnson [2]" w:date="2026-01-08T12:30:00Z"/>
          <w:rFonts w:cs="Helvetica"/>
          <w:i/>
          <w:sz w:val="24"/>
          <w:szCs w:val="24"/>
        </w:rPr>
      </w:pPr>
      <w:ins w:id="161" w:author="Tim Johnson [2]" w:date="2026-01-08T12:30:00Z">
        <w:r w:rsidRPr="00073E10">
          <w:rPr>
            <w:rFonts w:cs="Helvetica"/>
            <w:i/>
            <w:sz w:val="24"/>
            <w:szCs w:val="24"/>
          </w:rPr>
          <w:t>6 | 5</w:t>
        </w:r>
      </w:ins>
    </w:p>
    <w:p w14:paraId="7811FF36" w14:textId="77777777" w:rsidR="00073E10" w:rsidRPr="00073E10" w:rsidRDefault="00073E10" w:rsidP="00073E10">
      <w:pPr>
        <w:ind w:left="720"/>
        <w:rPr>
          <w:ins w:id="162" w:author="Tim Johnson [2]" w:date="2026-01-08T12:30:00Z"/>
          <w:rFonts w:cs="Helvetica"/>
          <w:i/>
          <w:sz w:val="24"/>
          <w:szCs w:val="24"/>
        </w:rPr>
      </w:pPr>
      <w:ins w:id="163" w:author="Tim Johnson [2]" w:date="2026-01-08T12:30:00Z">
        <w:r w:rsidRPr="00073E10">
          <w:rPr>
            <w:rFonts w:cs="Helvetica"/>
            <w:i/>
            <w:sz w:val="24"/>
            <w:szCs w:val="24"/>
          </w:rPr>
          <w:t>8 | 4</w:t>
        </w:r>
      </w:ins>
    </w:p>
    <w:p w14:paraId="6578A9BC" w14:textId="77777777" w:rsidR="00073E10" w:rsidRPr="00073E10" w:rsidRDefault="00073E10" w:rsidP="00073E10">
      <w:pPr>
        <w:rPr>
          <w:ins w:id="164" w:author="Tim Johnson [2]" w:date="2026-01-08T12:30:00Z"/>
          <w:rFonts w:cs="Helvetica"/>
          <w:i/>
          <w:sz w:val="24"/>
          <w:szCs w:val="24"/>
        </w:rPr>
      </w:pPr>
    </w:p>
    <w:p w14:paraId="61147985" w14:textId="77777777" w:rsidR="00073E10" w:rsidRPr="00073E10" w:rsidRDefault="00073E10" w:rsidP="00073E10">
      <w:pPr>
        <w:ind w:left="720"/>
        <w:rPr>
          <w:ins w:id="165" w:author="Tim Johnson [2]" w:date="2026-01-08T12:30:00Z"/>
          <w:rFonts w:cs="Helvetica"/>
          <w:i/>
          <w:sz w:val="24"/>
          <w:szCs w:val="24"/>
        </w:rPr>
      </w:pPr>
      <w:ins w:id="166" w:author="Tim Johnson [2]" w:date="2026-01-08T12:30:00Z">
        <w:r w:rsidRPr="00073E10">
          <w:rPr>
            <w:rFonts w:cs="Helvetica"/>
            <w:i/>
            <w:sz w:val="24"/>
            <w:szCs w:val="24"/>
          </w:rPr>
          <w:t>Here are the summary statistics: Min. = 0.03441; 1st Qu. = 0.141; Median = 0.2508; Mean = 0.3191; 3rd Qu. = 0.4031; Max. = 0.8438</w:t>
        </w:r>
      </w:ins>
    </w:p>
    <w:p w14:paraId="6986D68E" w14:textId="77777777" w:rsidR="00073E10" w:rsidRPr="00073E10" w:rsidRDefault="00073E10" w:rsidP="00073E10">
      <w:pPr>
        <w:ind w:left="720"/>
        <w:rPr>
          <w:ins w:id="167" w:author="Tim Johnson [2]" w:date="2026-01-08T12:30:00Z"/>
          <w:rFonts w:cs="Helvetica"/>
          <w:i/>
          <w:sz w:val="24"/>
          <w:szCs w:val="24"/>
        </w:rPr>
      </w:pPr>
      <w:ins w:id="168" w:author="Tim Johnson [2]" w:date="2026-01-08T12:30:00Z">
        <w:r w:rsidRPr="00073E10">
          <w:rPr>
            <w:rFonts w:cs="Helvetica"/>
            <w:i/>
            <w:sz w:val="24"/>
            <w:szCs w:val="24"/>
          </w:rPr>
          <w:t xml:space="preserve">The data type </w:t>
        </w:r>
        <w:proofErr w:type="gramStart"/>
        <w:r w:rsidRPr="00073E10">
          <w:rPr>
            <w:rFonts w:cs="Helvetica"/>
            <w:i/>
            <w:sz w:val="24"/>
            <w:szCs w:val="24"/>
          </w:rPr>
          <w:t>is:</w:t>
        </w:r>
        <w:proofErr w:type="gramEnd"/>
        <w:r w:rsidRPr="00073E10">
          <w:rPr>
            <w:rFonts w:cs="Helvetica"/>
            <w:i/>
            <w:sz w:val="24"/>
            <w:szCs w:val="24"/>
          </w:rPr>
          <w:t xml:space="preserve"> not discrete.</w:t>
        </w:r>
      </w:ins>
    </w:p>
    <w:p w14:paraId="74E1ED5C" w14:textId="77777777" w:rsidR="00073E10" w:rsidRPr="00073E10" w:rsidRDefault="00073E10" w:rsidP="00073E10">
      <w:pPr>
        <w:ind w:left="720"/>
        <w:rPr>
          <w:ins w:id="169" w:author="Tim Johnson [2]" w:date="2026-01-08T12:30:00Z"/>
          <w:rFonts w:cs="Helvetica"/>
          <w:i/>
          <w:sz w:val="24"/>
          <w:szCs w:val="24"/>
        </w:rPr>
      </w:pPr>
    </w:p>
    <w:p w14:paraId="1A5BD238" w14:textId="77777777" w:rsidR="00073E10" w:rsidRPr="00073E10" w:rsidRDefault="00073E10" w:rsidP="00073E10">
      <w:pPr>
        <w:ind w:left="720"/>
        <w:rPr>
          <w:ins w:id="170" w:author="Tim Johnson [2]" w:date="2026-01-08T12:30:00Z"/>
          <w:rFonts w:cs="Helvetica"/>
          <w:sz w:val="24"/>
          <w:szCs w:val="24"/>
        </w:rPr>
      </w:pPr>
      <w:ins w:id="171" w:author="Tim Johnson [2]" w:date="2026-01-08T12:30:00Z">
        <w:r w:rsidRPr="00073E10">
          <w:rPr>
            <w:rFonts w:cs="Helvetica"/>
            <w:i/>
            <w:sz w:val="24"/>
            <w:szCs w:val="24"/>
          </w:rPr>
          <w:t xml:space="preserve">Please use the above information to predict which distribution generated the data. Please do not provide an explanation in your response. Please only state the name of the distribution in one word. Do not include the word 'distribution' following the name of the predicted distribution. Indeed, please read your </w:t>
        </w:r>
        <w:r w:rsidRPr="00073E10">
          <w:rPr>
            <w:rFonts w:cs="Helvetica"/>
            <w:i/>
            <w:sz w:val="24"/>
            <w:szCs w:val="24"/>
          </w:rPr>
          <w:lastRenderedPageBreak/>
          <w:t>response after writing it and ensure that you only provide the name of the distribution in your response.</w:t>
        </w:r>
      </w:ins>
    </w:p>
    <w:p w14:paraId="4F9C621E" w14:textId="77777777" w:rsidR="00073E10" w:rsidRPr="00073E10" w:rsidRDefault="00073E10" w:rsidP="00073E10">
      <w:pPr>
        <w:rPr>
          <w:ins w:id="172" w:author="Tim Johnson [2]" w:date="2026-01-08T12:30:00Z"/>
          <w:rFonts w:cs="Helvetica"/>
          <w:sz w:val="24"/>
          <w:szCs w:val="24"/>
        </w:rPr>
      </w:pPr>
    </w:p>
    <w:p w14:paraId="3D6D0672" w14:textId="77777777" w:rsidR="00073E10" w:rsidRPr="00073E10" w:rsidRDefault="00073E10" w:rsidP="00073E10">
      <w:pPr>
        <w:spacing w:line="480" w:lineRule="auto"/>
        <w:rPr>
          <w:ins w:id="173" w:author="Tim Johnson [2]" w:date="2026-01-08T12:30:00Z"/>
          <w:rFonts w:cs="Helvetica"/>
          <w:sz w:val="24"/>
          <w:szCs w:val="24"/>
        </w:rPr>
      </w:pPr>
      <w:ins w:id="174" w:author="Tim Johnson [2]" w:date="2026-01-08T12:30:00Z">
        <w:r w:rsidRPr="00073E10">
          <w:rPr>
            <w:rFonts w:cs="Helvetica"/>
            <w:sz w:val="24"/>
            <w:szCs w:val="24"/>
          </w:rPr>
          <w:t>Each test iteration contained a prompt, such as the one above, with a stem-and-leaf plot and summary statistics from a unique random draw from the study’s generating distributions.  The model responses contain considerable metadata that allows us to track input and output tokens and, most importantly, the model responses.</w:t>
        </w:r>
      </w:ins>
      <w:commentRangeEnd w:id="134"/>
      <w:r w:rsidR="005B3F42">
        <w:rPr>
          <w:rStyle w:val="CommentReference"/>
        </w:rPr>
        <w:commentReference w:id="134"/>
      </w:r>
    </w:p>
    <w:p w14:paraId="2424C557" w14:textId="1A9D0C52" w:rsidR="00BE2985" w:rsidRDefault="00073E10" w:rsidP="00073E10">
      <w:pPr>
        <w:spacing w:line="480" w:lineRule="auto"/>
        <w:rPr>
          <w:rFonts w:cs="Helvetica"/>
          <w:sz w:val="24"/>
          <w:szCs w:val="24"/>
        </w:rPr>
      </w:pPr>
      <w:ins w:id="175" w:author="Tim Johnson [2]" w:date="2026-01-08T12:30:00Z">
        <w:r w:rsidRPr="00073E10">
          <w:rPr>
            <w:rFonts w:cs="Helvetica"/>
            <w:sz w:val="24"/>
            <w:szCs w:val="24"/>
          </w:rPr>
          <w:tab/>
          <w:t>There is some variation in spelling and other aspects of these recorded outcomes. We obtained LLM output for the Lognormal distribution as “Log-normal”, “Lognormal”, and “Log-normal” and regarded all such values as specifying “Lognormal.” The “Negative Binomial” also appeared as the “</w:t>
        </w:r>
        <w:proofErr w:type="spellStart"/>
        <w:r w:rsidRPr="00073E10">
          <w:rPr>
            <w:rFonts w:cs="Helvetica"/>
            <w:sz w:val="24"/>
            <w:szCs w:val="24"/>
          </w:rPr>
          <w:t>NegativeBinomial</w:t>
        </w:r>
        <w:proofErr w:type="spellEnd"/>
        <w:r w:rsidRPr="00073E10">
          <w:rPr>
            <w:rFonts w:cs="Helvetica"/>
            <w:sz w:val="24"/>
            <w:szCs w:val="24"/>
          </w:rPr>
          <w:t>,” which we treated as a specification of the Negative Binomial Distribution. Finally, we obtained peculiar results—if not errant ones—relating to the skewness of the distribution—specifically, responses listing “</w:t>
        </w:r>
        <w:proofErr w:type="spellStart"/>
        <w:r w:rsidRPr="00073E10">
          <w:rPr>
            <w:rFonts w:cs="Helvetica"/>
            <w:sz w:val="24"/>
            <w:szCs w:val="24"/>
          </w:rPr>
          <w:t>SkewNormal</w:t>
        </w:r>
        <w:proofErr w:type="spellEnd"/>
        <w:r w:rsidRPr="00073E10">
          <w:rPr>
            <w:rFonts w:cs="Helvetica"/>
            <w:sz w:val="24"/>
            <w:szCs w:val="24"/>
          </w:rPr>
          <w:t>”, “Skew-normal”, “Skew-right”, “Skewed”, “Skewness”, and “</w:t>
        </w:r>
        <w:proofErr w:type="spellStart"/>
        <w:r w:rsidRPr="00073E10">
          <w:rPr>
            <w:rFonts w:cs="Helvetica"/>
            <w:sz w:val="24"/>
            <w:szCs w:val="24"/>
          </w:rPr>
          <w:t>Skewnormal</w:t>
        </w:r>
        <w:proofErr w:type="spellEnd"/>
        <w:r w:rsidRPr="00073E10">
          <w:rPr>
            <w:rFonts w:cs="Helvetica"/>
            <w:sz w:val="24"/>
            <w:szCs w:val="24"/>
          </w:rPr>
          <w:t xml:space="preserve">.” We combined </w:t>
        </w:r>
        <w:proofErr w:type="gramStart"/>
        <w:r w:rsidRPr="00073E10">
          <w:rPr>
            <w:rFonts w:cs="Helvetica"/>
            <w:sz w:val="24"/>
            <w:szCs w:val="24"/>
          </w:rPr>
          <w:t>all of</w:t>
        </w:r>
        <w:proofErr w:type="gramEnd"/>
        <w:r w:rsidRPr="00073E10">
          <w:rPr>
            <w:rFonts w:cs="Helvetica"/>
            <w:sz w:val="24"/>
            <w:szCs w:val="24"/>
          </w:rPr>
          <w:t xml:space="preserve"> these findings under a global category, “Skewed.”</w:t>
        </w:r>
      </w:ins>
    </w:p>
    <w:p w14:paraId="36D78990" w14:textId="0B9D72B2" w:rsidR="007A52C5" w:rsidRDefault="00327001" w:rsidP="000D59FB">
      <w:pPr>
        <w:spacing w:line="480" w:lineRule="auto"/>
        <w:rPr>
          <w:rFonts w:cs="Helvetica"/>
          <w:sz w:val="24"/>
          <w:szCs w:val="24"/>
        </w:rPr>
      </w:pPr>
      <w:r>
        <w:rPr>
          <w:rFonts w:cs="Helvetica"/>
          <w:sz w:val="24"/>
          <w:szCs w:val="24"/>
        </w:rPr>
        <w:tab/>
      </w:r>
      <w:r w:rsidR="00942A16">
        <w:rPr>
          <w:rFonts w:cs="Helvetica"/>
          <w:sz w:val="24"/>
          <w:szCs w:val="24"/>
        </w:rPr>
        <w:t xml:space="preserve">Figure 1 presents </w:t>
      </w:r>
      <w:r w:rsidR="00E30852">
        <w:rPr>
          <w:rFonts w:cs="Helvetica"/>
          <w:sz w:val="24"/>
          <w:szCs w:val="24"/>
        </w:rPr>
        <w:t xml:space="preserve">our </w:t>
      </w:r>
      <w:r w:rsidR="00942A16">
        <w:rPr>
          <w:rFonts w:cs="Helvetica"/>
          <w:sz w:val="24"/>
          <w:szCs w:val="24"/>
        </w:rPr>
        <w:t>results</w:t>
      </w:r>
      <w:ins w:id="176" w:author="Tim Johnson [2]" w:date="2026-01-08T12:33:00Z">
        <w:r w:rsidR="00677FDF">
          <w:rPr>
            <w:rFonts w:cs="Helvetica"/>
            <w:sz w:val="24"/>
            <w:szCs w:val="24"/>
          </w:rPr>
          <w:t xml:space="preserve">. Model choices appear on the vertical and the ground truth distribution appears on the horizontal axis, with each panel of the plot presenting results from one model. The </w:t>
        </w:r>
      </w:ins>
      <w:ins w:id="177" w:author="Tim Johnson [2]" w:date="2026-01-08T12:35:00Z">
        <w:r w:rsidR="00677FDF">
          <w:rPr>
            <w:rFonts w:cs="Helvetica"/>
            <w:sz w:val="24"/>
            <w:szCs w:val="24"/>
          </w:rPr>
          <w:t xml:space="preserve">oldest model in our set, gpt-4-0613, which was released on June 13, 2023, </w:t>
        </w:r>
      </w:ins>
      <w:ins w:id="178" w:author="Tim Johnson [2]" w:date="2026-01-08T12:46:00Z">
        <w:r w:rsidR="00332BCE">
          <w:rPr>
            <w:rFonts w:cs="Helvetica"/>
            <w:sz w:val="24"/>
            <w:szCs w:val="24"/>
          </w:rPr>
          <w:t>regularly chooses the N</w:t>
        </w:r>
        <w:r w:rsidR="00206366">
          <w:rPr>
            <w:rFonts w:cs="Helvetica"/>
            <w:sz w:val="24"/>
            <w:szCs w:val="24"/>
          </w:rPr>
          <w:t xml:space="preserve">ormal distribution, thus creating high rates of accuracy (100%) when presented with data from a </w:t>
        </w:r>
      </w:ins>
      <w:ins w:id="179" w:author="Tim Johnson [2]" w:date="2026-01-08T13:10:00Z">
        <w:r w:rsidR="00332BCE">
          <w:rPr>
            <w:rFonts w:cs="Helvetica"/>
            <w:sz w:val="24"/>
            <w:szCs w:val="24"/>
          </w:rPr>
          <w:t>N</w:t>
        </w:r>
      </w:ins>
      <w:ins w:id="180" w:author="Tim Johnson [2]" w:date="2026-01-08T12:46:00Z">
        <w:r w:rsidR="00206366">
          <w:rPr>
            <w:rFonts w:cs="Helvetica"/>
            <w:sz w:val="24"/>
            <w:szCs w:val="24"/>
          </w:rPr>
          <w:t xml:space="preserve">ormal distribution, but </w:t>
        </w:r>
      </w:ins>
      <w:ins w:id="181" w:author="Tim Johnson [2]" w:date="2026-01-08T12:49:00Z">
        <w:r w:rsidR="00206366">
          <w:rPr>
            <w:rFonts w:cs="Helvetica"/>
            <w:sz w:val="24"/>
            <w:szCs w:val="24"/>
          </w:rPr>
          <w:t xml:space="preserve">otherwise rarely succeeds at accurately choosing which </w:t>
        </w:r>
      </w:ins>
      <w:ins w:id="182" w:author="Tim Johnson [2]" w:date="2026-01-08T12:50:00Z">
        <w:r w:rsidR="00206366">
          <w:rPr>
            <w:rFonts w:cs="Helvetica"/>
            <w:sz w:val="24"/>
            <w:szCs w:val="24"/>
          </w:rPr>
          <w:t>distribution generated the data, save for when facing a</w:t>
        </w:r>
      </w:ins>
      <w:ins w:id="183" w:author="Tim Johnson [2]" w:date="2026-01-08T12:39:00Z">
        <w:r w:rsidR="00677FDF">
          <w:rPr>
            <w:rFonts w:cs="Helvetica"/>
            <w:sz w:val="24"/>
            <w:szCs w:val="24"/>
          </w:rPr>
          <w:t xml:space="preserve"> </w:t>
        </w:r>
      </w:ins>
      <w:ins w:id="184" w:author="Tim Johnson [2]" w:date="2026-01-08T13:11:00Z">
        <w:r w:rsidR="00332BCE">
          <w:rPr>
            <w:rFonts w:cs="Helvetica"/>
            <w:sz w:val="24"/>
            <w:szCs w:val="24"/>
          </w:rPr>
          <w:t>L</w:t>
        </w:r>
      </w:ins>
      <w:ins w:id="185" w:author="Tim Johnson [2]" w:date="2026-01-08T12:39:00Z">
        <w:r w:rsidR="00677FDF">
          <w:rPr>
            <w:rFonts w:cs="Helvetica"/>
            <w:sz w:val="24"/>
            <w:szCs w:val="24"/>
          </w:rPr>
          <w:t>ognormal (88%</w:t>
        </w:r>
      </w:ins>
      <w:ins w:id="186" w:author="Tim Johnson [2]" w:date="2026-01-08T12:50:00Z">
        <w:r w:rsidR="00206366">
          <w:rPr>
            <w:rFonts w:cs="Helvetica"/>
            <w:sz w:val="24"/>
            <w:szCs w:val="24"/>
          </w:rPr>
          <w:t xml:space="preserve"> accuracy</w:t>
        </w:r>
      </w:ins>
      <w:ins w:id="187" w:author="Tim Johnson [2]" w:date="2026-01-08T12:39:00Z">
        <w:r w:rsidR="00206366">
          <w:rPr>
            <w:rFonts w:cs="Helvetica"/>
            <w:sz w:val="24"/>
            <w:szCs w:val="24"/>
          </w:rPr>
          <w:t>)</w:t>
        </w:r>
        <w:r w:rsidR="00677FDF">
          <w:rPr>
            <w:rFonts w:cs="Helvetica"/>
            <w:sz w:val="24"/>
            <w:szCs w:val="24"/>
          </w:rPr>
          <w:t xml:space="preserve"> and Poisson (55%). </w:t>
        </w:r>
      </w:ins>
      <w:ins w:id="188" w:author="Tim Johnson [2]" w:date="2026-01-08T12:50:00Z">
        <w:r w:rsidR="00206366">
          <w:rPr>
            <w:rFonts w:cs="Helvetica"/>
            <w:sz w:val="24"/>
            <w:szCs w:val="24"/>
          </w:rPr>
          <w:t xml:space="preserve">The second oldest model in the set, </w:t>
        </w:r>
      </w:ins>
      <w:ins w:id="189" w:author="Tim Johnson [2]" w:date="2026-01-08T12:51:00Z">
        <w:r w:rsidR="00206366">
          <w:rPr>
            <w:rFonts w:cs="Helvetica"/>
            <w:sz w:val="24"/>
            <w:szCs w:val="24"/>
          </w:rPr>
          <w:t xml:space="preserve">gpt-4-turbo-2024-04-09, consistently recovers the Beta (97%) </w:t>
        </w:r>
        <w:r w:rsidR="00206366">
          <w:rPr>
            <w:rFonts w:cs="Helvetica"/>
            <w:sz w:val="24"/>
            <w:szCs w:val="24"/>
          </w:rPr>
          <w:lastRenderedPageBreak/>
          <w:t xml:space="preserve">and Poisson (96%) distributions, performs similarly with the </w:t>
        </w:r>
      </w:ins>
      <w:ins w:id="190" w:author="Tim Johnson [2]" w:date="2026-01-08T13:11:00Z">
        <w:r w:rsidR="00332BCE">
          <w:rPr>
            <w:rFonts w:cs="Helvetica"/>
            <w:sz w:val="24"/>
            <w:szCs w:val="24"/>
          </w:rPr>
          <w:t>L</w:t>
        </w:r>
      </w:ins>
      <w:ins w:id="191" w:author="Tim Johnson [2]" w:date="2026-01-08T12:51:00Z">
        <w:r w:rsidR="00206366">
          <w:rPr>
            <w:rFonts w:cs="Helvetica"/>
            <w:sz w:val="24"/>
            <w:szCs w:val="24"/>
          </w:rPr>
          <w:t xml:space="preserve">ognormal (86%), is considerably worse with the </w:t>
        </w:r>
      </w:ins>
      <w:ins w:id="192" w:author="Tim Johnson [2]" w:date="2026-01-08T13:11:00Z">
        <w:r w:rsidR="00332BCE">
          <w:rPr>
            <w:rFonts w:cs="Helvetica"/>
            <w:sz w:val="24"/>
            <w:szCs w:val="24"/>
          </w:rPr>
          <w:t>N</w:t>
        </w:r>
      </w:ins>
      <w:ins w:id="193" w:author="Tim Johnson [2]" w:date="2026-01-08T12:51:00Z">
        <w:r w:rsidR="00206366">
          <w:rPr>
            <w:rFonts w:cs="Helvetica"/>
            <w:sz w:val="24"/>
            <w:szCs w:val="24"/>
          </w:rPr>
          <w:t xml:space="preserve">ormal distribution (58%), seldom recovers the </w:t>
        </w:r>
      </w:ins>
      <w:ins w:id="194" w:author="Tim Johnson [2]" w:date="2026-01-08T13:11:00Z">
        <w:r w:rsidR="00332BCE">
          <w:rPr>
            <w:rFonts w:cs="Helvetica"/>
            <w:sz w:val="24"/>
            <w:szCs w:val="24"/>
          </w:rPr>
          <w:t>B</w:t>
        </w:r>
      </w:ins>
      <w:ins w:id="195" w:author="Tim Johnson [2]" w:date="2026-01-08T12:51:00Z">
        <w:r w:rsidR="00206366">
          <w:rPr>
            <w:rFonts w:cs="Helvetica"/>
            <w:sz w:val="24"/>
            <w:szCs w:val="24"/>
          </w:rPr>
          <w:t xml:space="preserve">inomial (10%), and rarely recovers the </w:t>
        </w:r>
      </w:ins>
      <w:ins w:id="196" w:author="Tim Johnson [2]" w:date="2026-01-08T13:11:00Z">
        <w:r w:rsidR="00332BCE">
          <w:rPr>
            <w:rFonts w:cs="Helvetica"/>
            <w:sz w:val="24"/>
            <w:szCs w:val="24"/>
          </w:rPr>
          <w:t>U</w:t>
        </w:r>
      </w:ins>
      <w:ins w:id="197" w:author="Tim Johnson [2]" w:date="2026-01-08T12:51:00Z">
        <w:r w:rsidR="00206366">
          <w:rPr>
            <w:rFonts w:cs="Helvetica"/>
            <w:sz w:val="24"/>
            <w:szCs w:val="24"/>
          </w:rPr>
          <w:t xml:space="preserve">niform (4%) or </w:t>
        </w:r>
      </w:ins>
      <w:ins w:id="198" w:author="Tim Johnson [2]" w:date="2026-01-08T13:11:00Z">
        <w:r w:rsidR="00332BCE">
          <w:rPr>
            <w:rFonts w:cs="Helvetica"/>
            <w:sz w:val="24"/>
            <w:szCs w:val="24"/>
          </w:rPr>
          <w:t>G</w:t>
        </w:r>
      </w:ins>
      <w:ins w:id="199" w:author="Tim Johnson [2]" w:date="2026-01-08T12:51:00Z">
        <w:r w:rsidR="00206366">
          <w:rPr>
            <w:rFonts w:cs="Helvetica"/>
            <w:sz w:val="24"/>
            <w:szCs w:val="24"/>
          </w:rPr>
          <w:t>amma (4%) distributions. This improved performance continues with the second newest model in our test set, gpt-4o-2024-08-06</w:t>
        </w:r>
      </w:ins>
      <w:ins w:id="200" w:author="Tim Johnson [2]" w:date="2026-01-08T12:52:00Z">
        <w:r w:rsidR="00206366">
          <w:rPr>
            <w:rFonts w:cs="Helvetica"/>
            <w:sz w:val="24"/>
            <w:szCs w:val="24"/>
          </w:rPr>
          <w:t>,</w:t>
        </w:r>
      </w:ins>
      <w:ins w:id="201" w:author="Tim Johnson [2]" w:date="2026-01-08T12:51:00Z">
        <w:r w:rsidR="00206366">
          <w:rPr>
            <w:rFonts w:cs="Helvetica"/>
            <w:sz w:val="24"/>
            <w:szCs w:val="24"/>
          </w:rPr>
          <w:t xml:space="preserve"> </w:t>
        </w:r>
      </w:ins>
      <w:ins w:id="202" w:author="Tim Johnson [2]" w:date="2026-01-08T12:52:00Z">
        <w:r w:rsidR="00206366">
          <w:rPr>
            <w:rFonts w:cs="Helvetica"/>
            <w:sz w:val="24"/>
            <w:szCs w:val="24"/>
          </w:rPr>
          <w:t xml:space="preserve">which accurately </w:t>
        </w:r>
        <w:r w:rsidR="00726FA2">
          <w:rPr>
            <w:rFonts w:cs="Helvetica"/>
            <w:sz w:val="24"/>
            <w:szCs w:val="24"/>
          </w:rPr>
          <w:t xml:space="preserve">identifies data generated from a </w:t>
        </w:r>
      </w:ins>
      <w:ins w:id="203" w:author="Tim Johnson [2]" w:date="2026-01-08T13:11:00Z">
        <w:r w:rsidR="00332BCE">
          <w:rPr>
            <w:rFonts w:cs="Helvetica"/>
            <w:sz w:val="24"/>
            <w:szCs w:val="24"/>
          </w:rPr>
          <w:t>N</w:t>
        </w:r>
      </w:ins>
      <w:ins w:id="204" w:author="Tim Johnson [2]" w:date="2026-01-08T12:52:00Z">
        <w:r w:rsidR="00726FA2">
          <w:rPr>
            <w:rFonts w:cs="Helvetica"/>
            <w:sz w:val="24"/>
            <w:szCs w:val="24"/>
          </w:rPr>
          <w:t>ormal distribution</w:t>
        </w:r>
      </w:ins>
      <w:ins w:id="205" w:author="Tim Johnson [2]" w:date="2026-01-08T12:51:00Z">
        <w:r w:rsidR="00206366">
          <w:rPr>
            <w:rFonts w:cs="Helvetica"/>
            <w:sz w:val="24"/>
            <w:szCs w:val="24"/>
          </w:rPr>
          <w:t xml:space="preserve"> (98%), performs well for the Beta (73%) and Poisson (73%) distributions, seldom recovers the lognormal (18%) or uniform (12%), and rarely recovers the binomial (5%) and Gamma (.1%) distributions. </w:t>
        </w:r>
      </w:ins>
      <w:commentRangeStart w:id="206"/>
      <w:ins w:id="207" w:author="Tim Johnson [2]" w:date="2026-01-08T12:53:00Z">
        <w:r w:rsidR="00726FA2">
          <w:rPr>
            <w:rFonts w:cs="Helvetica"/>
            <w:sz w:val="24"/>
            <w:szCs w:val="24"/>
          </w:rPr>
          <w:t>As the lower-right panel of Figure 1 indicates, gpt</w:t>
        </w:r>
      </w:ins>
      <w:ins w:id="208" w:author="Tim Johnson [2]" w:date="2026-01-08T12:55:00Z">
        <w:r w:rsidR="00726FA2">
          <w:rPr>
            <w:rFonts w:cs="Helvetica"/>
            <w:sz w:val="24"/>
            <w:szCs w:val="24"/>
          </w:rPr>
          <w:t>-5.2-2025-12-11</w:t>
        </w:r>
      </w:ins>
      <w:ins w:id="209" w:author="Tim Johnson [2]" w:date="2026-01-08T13:09:00Z">
        <w:r w:rsidR="00332BCE">
          <w:rPr>
            <w:rFonts w:cs="Helvetica"/>
            <w:sz w:val="24"/>
            <w:szCs w:val="24"/>
          </w:rPr>
          <w:t>, the newest model among the set that we tested,</w:t>
        </w:r>
      </w:ins>
      <w:ins w:id="210" w:author="Tim Johnson [2]" w:date="2026-01-08T13:10:00Z">
        <w:r w:rsidR="00332BCE">
          <w:rPr>
            <w:rFonts w:cs="Helvetica"/>
            <w:sz w:val="24"/>
            <w:szCs w:val="24"/>
          </w:rPr>
          <w:t xml:space="preserve"> exhibits an ability to accurately identify data from the Beta (</w:t>
        </w:r>
        <w:del w:id="211" w:author="Robert Walker" w:date="2026-01-12T09:56:00Z" w16du:dateUtc="2026-01-12T17:56:00Z">
          <w:r w:rsidR="00332BCE" w:rsidDel="00761261">
            <w:rPr>
              <w:rFonts w:cs="Helvetica"/>
              <w:sz w:val="24"/>
              <w:szCs w:val="24"/>
            </w:rPr>
            <w:delText>XX</w:delText>
          </w:r>
        </w:del>
      </w:ins>
      <w:ins w:id="212" w:author="Robert Walker" w:date="2026-01-12T09:56:00Z" w16du:dateUtc="2026-01-12T17:56:00Z">
        <w:r w:rsidR="00761261">
          <w:rPr>
            <w:rFonts w:cs="Helvetica"/>
            <w:sz w:val="24"/>
            <w:szCs w:val="24"/>
          </w:rPr>
          <w:t>99.7</w:t>
        </w:r>
      </w:ins>
      <w:ins w:id="213" w:author="Tim Johnson [2]" w:date="2026-01-08T13:10:00Z">
        <w:r w:rsidR="00332BCE">
          <w:rPr>
            <w:rFonts w:cs="Helvetica"/>
            <w:sz w:val="24"/>
            <w:szCs w:val="24"/>
          </w:rPr>
          <w:t>%), B</w:t>
        </w:r>
      </w:ins>
      <w:ins w:id="214" w:author="Tim Johnson [2]" w:date="2026-01-08T13:11:00Z">
        <w:r w:rsidR="00332BCE">
          <w:rPr>
            <w:rFonts w:cs="Helvetica"/>
            <w:sz w:val="24"/>
            <w:szCs w:val="24"/>
          </w:rPr>
          <w:t>inomial (</w:t>
        </w:r>
        <w:del w:id="215" w:author="Robert Walker" w:date="2026-01-12T09:56:00Z" w16du:dateUtc="2026-01-12T17:56:00Z">
          <w:r w:rsidR="00332BCE" w:rsidDel="00761261">
            <w:rPr>
              <w:rFonts w:cs="Helvetica"/>
              <w:sz w:val="24"/>
              <w:szCs w:val="24"/>
            </w:rPr>
            <w:delText>XX</w:delText>
          </w:r>
        </w:del>
      </w:ins>
      <w:ins w:id="216" w:author="Robert Walker" w:date="2026-01-12T09:56:00Z" w16du:dateUtc="2026-01-12T17:56:00Z">
        <w:r w:rsidR="00761261">
          <w:rPr>
            <w:rFonts w:cs="Helvetica"/>
            <w:sz w:val="24"/>
            <w:szCs w:val="24"/>
          </w:rPr>
          <w:t>72.8</w:t>
        </w:r>
      </w:ins>
      <w:ins w:id="217" w:author="Tim Johnson [2]" w:date="2026-01-08T13:11:00Z">
        <w:r w:rsidR="00332BCE">
          <w:rPr>
            <w:rFonts w:cs="Helvetica"/>
            <w:sz w:val="24"/>
            <w:szCs w:val="24"/>
          </w:rPr>
          <w:t>%), Lognormal (</w:t>
        </w:r>
        <w:del w:id="218" w:author="Robert Walker" w:date="2026-01-12T09:57:00Z" w16du:dateUtc="2026-01-12T17:57:00Z">
          <w:r w:rsidR="00332BCE" w:rsidDel="00761261">
            <w:rPr>
              <w:rFonts w:cs="Helvetica"/>
              <w:sz w:val="24"/>
              <w:szCs w:val="24"/>
            </w:rPr>
            <w:delText>XX</w:delText>
          </w:r>
        </w:del>
      </w:ins>
      <w:ins w:id="219" w:author="Robert Walker" w:date="2026-01-12T09:57:00Z" w16du:dateUtc="2026-01-12T17:57:00Z">
        <w:r w:rsidR="00761261">
          <w:rPr>
            <w:rFonts w:cs="Helvetica"/>
            <w:sz w:val="24"/>
            <w:szCs w:val="24"/>
          </w:rPr>
          <w:t>93.5</w:t>
        </w:r>
      </w:ins>
      <w:ins w:id="220" w:author="Tim Johnson [2]" w:date="2026-01-08T13:11:00Z">
        <w:r w:rsidR="00332BCE">
          <w:rPr>
            <w:rFonts w:cs="Helvetica"/>
            <w:sz w:val="24"/>
            <w:szCs w:val="24"/>
          </w:rPr>
          <w:t>%), and Normal (</w:t>
        </w:r>
        <w:del w:id="221" w:author="Robert Walker" w:date="2026-01-12T09:57:00Z" w16du:dateUtc="2026-01-12T17:57:00Z">
          <w:r w:rsidR="00332BCE" w:rsidDel="00761261">
            <w:rPr>
              <w:rFonts w:cs="Helvetica"/>
              <w:sz w:val="24"/>
              <w:szCs w:val="24"/>
            </w:rPr>
            <w:delText>XX</w:delText>
          </w:r>
        </w:del>
      </w:ins>
      <w:ins w:id="222" w:author="Robert Walker" w:date="2026-01-12T09:57:00Z" w16du:dateUtc="2026-01-12T17:57:00Z">
        <w:r w:rsidR="00761261">
          <w:rPr>
            <w:rFonts w:cs="Helvetica"/>
            <w:sz w:val="24"/>
            <w:szCs w:val="24"/>
          </w:rPr>
          <w:t>89.2</w:t>
        </w:r>
      </w:ins>
      <w:ins w:id="223" w:author="Tim Johnson [2]" w:date="2026-01-08T13:11:00Z">
        <w:r w:rsidR="00332BCE">
          <w:rPr>
            <w:rFonts w:cs="Helvetica"/>
            <w:sz w:val="24"/>
            <w:szCs w:val="24"/>
          </w:rPr>
          <w:t xml:space="preserve">%). No model proves capable of accuracy in all instances in our test, but we caution against </w:t>
        </w:r>
      </w:ins>
      <w:ins w:id="224" w:author="Tim Johnson [2]" w:date="2026-01-08T13:13:00Z">
        <w:r w:rsidR="00332BCE">
          <w:rPr>
            <w:rFonts w:cs="Helvetica"/>
            <w:sz w:val="24"/>
            <w:szCs w:val="24"/>
          </w:rPr>
          <w:t>“</w:t>
        </w:r>
      </w:ins>
      <w:ins w:id="225" w:author="Tim Johnson [2]" w:date="2026-01-08T13:11:00Z">
        <w:r w:rsidR="00332BCE">
          <w:rPr>
            <w:rFonts w:cs="Helvetica"/>
            <w:sz w:val="24"/>
            <w:szCs w:val="24"/>
          </w:rPr>
          <w:t>over</w:t>
        </w:r>
      </w:ins>
      <w:ins w:id="226" w:author="Tim Johnson [2]" w:date="2026-01-08T13:13:00Z">
        <w:r w:rsidR="00332BCE">
          <w:rPr>
            <w:rFonts w:cs="Helvetica"/>
            <w:sz w:val="24"/>
            <w:szCs w:val="24"/>
          </w:rPr>
          <w:t xml:space="preserve"> </w:t>
        </w:r>
      </w:ins>
      <w:ins w:id="227" w:author="Tim Johnson [2]" w:date="2026-01-08T13:11:00Z">
        <w:r w:rsidR="00332BCE">
          <w:rPr>
            <w:rFonts w:cs="Helvetica"/>
            <w:sz w:val="24"/>
            <w:szCs w:val="24"/>
          </w:rPr>
          <w:t>interpret</w:t>
        </w:r>
      </w:ins>
      <w:ins w:id="228" w:author="Tim Johnson [2]" w:date="2026-01-08T13:13:00Z">
        <w:r w:rsidR="00332BCE">
          <w:rPr>
            <w:rFonts w:cs="Helvetica"/>
            <w:sz w:val="24"/>
            <w:szCs w:val="24"/>
          </w:rPr>
          <w:t>ing”</w:t>
        </w:r>
      </w:ins>
      <w:ins w:id="229" w:author="Tim Johnson [2]" w:date="2026-01-08T13:11:00Z">
        <w:r w:rsidR="00332BCE">
          <w:rPr>
            <w:rFonts w:cs="Helvetica"/>
            <w:sz w:val="24"/>
            <w:szCs w:val="24"/>
          </w:rPr>
          <w:t xml:space="preserve"> </w:t>
        </w:r>
      </w:ins>
      <w:ins w:id="230" w:author="Tim Johnson [2]" w:date="2026-01-08T13:13:00Z">
        <w:r w:rsidR="00725B3B">
          <w:rPr>
            <w:rFonts w:cs="Helvetica"/>
            <w:sz w:val="24"/>
            <w:szCs w:val="24"/>
          </w:rPr>
          <w:t>these findings.</w:t>
        </w:r>
      </w:ins>
      <w:del w:id="231" w:author="Tim Johnson [2]" w:date="2026-01-08T12:33:00Z">
        <w:r w:rsidR="001024C7" w:rsidDel="00677FDF">
          <w:rPr>
            <w:rFonts w:cs="Helvetica"/>
            <w:sz w:val="24"/>
            <w:szCs w:val="24"/>
          </w:rPr>
          <w:delText xml:space="preserve">. </w:delText>
        </w:r>
        <w:r w:rsidR="007A52C5" w:rsidDel="00677FDF">
          <w:rPr>
            <w:rFonts w:cs="Helvetica"/>
            <w:sz w:val="24"/>
            <w:szCs w:val="24"/>
          </w:rPr>
          <w:delText>The far left column displays Ground Truth; that is, what proportion of experiments did the output match the true distribution.</w:delText>
        </w:r>
      </w:del>
      <w:r w:rsidR="007A52C5">
        <w:rPr>
          <w:rFonts w:cs="Helvetica"/>
          <w:sz w:val="24"/>
          <w:szCs w:val="24"/>
        </w:rPr>
        <w:t xml:space="preserve">  </w:t>
      </w:r>
      <w:commentRangeEnd w:id="206"/>
      <w:r w:rsidR="00761261">
        <w:rPr>
          <w:rStyle w:val="CommentReference"/>
        </w:rPr>
        <w:commentReference w:id="206"/>
      </w:r>
    </w:p>
    <w:p w14:paraId="1E3B6A7B" w14:textId="77777777" w:rsidR="00B24D1A" w:rsidRDefault="00B24D1A" w:rsidP="000D59FB">
      <w:pPr>
        <w:spacing w:line="480" w:lineRule="auto"/>
        <w:rPr>
          <w:rFonts w:cs="Helvetica"/>
          <w:sz w:val="24"/>
          <w:szCs w:val="24"/>
        </w:rPr>
      </w:pPr>
    </w:p>
    <w:p w14:paraId="39ADB845" w14:textId="29B52914" w:rsidR="00B24D1A" w:rsidRDefault="00B24D1A" w:rsidP="00B24D1A">
      <w:pPr>
        <w:rPr>
          <w:ins w:id="232" w:author="Tim Johnson [2]" w:date="2026-01-08T12:31:00Z"/>
          <w:rFonts w:cs="Helvetica"/>
          <w:b/>
          <w:sz w:val="24"/>
          <w:szCs w:val="24"/>
        </w:rPr>
      </w:pPr>
      <w:r>
        <w:rPr>
          <w:rFonts w:cs="Helvetica"/>
          <w:b/>
          <w:sz w:val="24"/>
          <w:szCs w:val="24"/>
        </w:rPr>
        <w:t xml:space="preserve">Figure 1. </w:t>
      </w:r>
    </w:p>
    <w:p w14:paraId="25F5C094" w14:textId="468F59BA" w:rsidR="00677FDF" w:rsidRPr="00D332E4" w:rsidRDefault="00677FDF" w:rsidP="00B24D1A">
      <w:pPr>
        <w:rPr>
          <w:rFonts w:cs="Helvetica"/>
          <w:b/>
          <w:sz w:val="24"/>
          <w:szCs w:val="24"/>
        </w:rPr>
      </w:pPr>
      <w:ins w:id="233" w:author="Tim Johnson [2]" w:date="2026-01-08T12:31:00Z">
        <w:r w:rsidRPr="00677FDF">
          <w:rPr>
            <w:rFonts w:cs="Helvetica"/>
            <w:b/>
            <w:noProof/>
            <w:sz w:val="24"/>
            <w:szCs w:val="24"/>
          </w:rPr>
          <w:lastRenderedPageBreak/>
          <w:drawing>
            <wp:inline distT="0" distB="0" distL="0" distR="0" wp14:anchorId="600167E9" wp14:editId="04F39590">
              <wp:extent cx="5943600" cy="4465130"/>
              <wp:effectExtent l="0" t="0" r="0" b="0"/>
              <wp:docPr id="2" name="Picture 2" descr="C:\Users\tjohnson\Documents\justus_robert_am_stat_submission\Final-Four-Tile-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johnson\Documents\justus_robert_am_stat_submission\Final-Four-Tile-Plot.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65130"/>
                      </a:xfrm>
                      <a:prstGeom prst="rect">
                        <a:avLst/>
                      </a:prstGeom>
                      <a:noFill/>
                      <a:ln>
                        <a:noFill/>
                      </a:ln>
                    </pic:spPr>
                  </pic:pic>
                </a:graphicData>
              </a:graphic>
            </wp:inline>
          </w:drawing>
        </w:r>
      </w:ins>
    </w:p>
    <w:p w14:paraId="588310B2" w14:textId="678DA768" w:rsidR="00B24D1A" w:rsidRDefault="00B24D1A" w:rsidP="00B24D1A">
      <w:pPr>
        <w:jc w:val="center"/>
        <w:rPr>
          <w:rFonts w:cs="Helvetica"/>
          <w:sz w:val="24"/>
          <w:szCs w:val="24"/>
        </w:rPr>
      </w:pPr>
      <w:del w:id="234" w:author="Tim Johnson [2]" w:date="2026-01-08T12:31:00Z">
        <w:r w:rsidRPr="00BB10A2" w:rsidDel="00677FDF">
          <w:rPr>
            <w:rFonts w:cs="Helvetica"/>
            <w:noProof/>
            <w:sz w:val="24"/>
            <w:szCs w:val="24"/>
          </w:rPr>
          <w:drawing>
            <wp:inline distT="0" distB="0" distL="0" distR="0" wp14:anchorId="37247081" wp14:editId="405C22F0">
              <wp:extent cx="5943600" cy="3202114"/>
              <wp:effectExtent l="0" t="0" r="0" b="0"/>
              <wp:docPr id="1" name="Picture 1" descr="C:\Users\tjohnson\Documents\FInal-Plot-Split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johnson\Documents\FInal-Plot-Splits.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02114"/>
                      </a:xfrm>
                      <a:prstGeom prst="rect">
                        <a:avLst/>
                      </a:prstGeom>
                      <a:noFill/>
                      <a:ln>
                        <a:noFill/>
                      </a:ln>
                    </pic:spPr>
                  </pic:pic>
                </a:graphicData>
              </a:graphic>
            </wp:inline>
          </w:drawing>
        </w:r>
      </w:del>
    </w:p>
    <w:p w14:paraId="77635B2D" w14:textId="77777777" w:rsidR="00B24D1A" w:rsidRDefault="00B24D1A" w:rsidP="000D59FB">
      <w:pPr>
        <w:spacing w:line="480" w:lineRule="auto"/>
        <w:rPr>
          <w:rFonts w:cs="Helvetica"/>
          <w:sz w:val="24"/>
          <w:szCs w:val="24"/>
        </w:rPr>
      </w:pPr>
    </w:p>
    <w:p w14:paraId="46C7C818" w14:textId="7FBC38EE" w:rsidR="00725B3B" w:rsidRDefault="001024C7" w:rsidP="007A52C5">
      <w:pPr>
        <w:spacing w:line="480" w:lineRule="auto"/>
        <w:ind w:firstLine="720"/>
        <w:rPr>
          <w:rFonts w:cs="Helvetica"/>
          <w:sz w:val="24"/>
          <w:szCs w:val="24"/>
        </w:rPr>
      </w:pPr>
      <w:del w:id="235" w:author="Tim Johnson [2]" w:date="2026-01-08T13:16:00Z">
        <w:r w:rsidDel="00725B3B">
          <w:rPr>
            <w:rFonts w:cs="Helvetica"/>
            <w:sz w:val="24"/>
            <w:szCs w:val="24"/>
          </w:rPr>
          <w:delText>Across</w:delText>
        </w:r>
        <w:r w:rsidR="00942A16" w:rsidDel="00725B3B">
          <w:rPr>
            <w:rFonts w:cs="Helvetica"/>
            <w:sz w:val="24"/>
            <w:szCs w:val="24"/>
          </w:rPr>
          <w:delText xml:space="preserve"> combinations of distributions, parameter settings, and sample sizes, the LLMs </w:delText>
        </w:r>
        <w:r w:rsidR="00E30852" w:rsidDel="00725B3B">
          <w:rPr>
            <w:rFonts w:cs="Helvetica"/>
            <w:sz w:val="24"/>
            <w:szCs w:val="24"/>
          </w:rPr>
          <w:delText>we studied</w:delText>
        </w:r>
        <w:r w:rsidR="00942A16" w:rsidDel="00725B3B">
          <w:rPr>
            <w:rFonts w:cs="Helvetica"/>
            <w:sz w:val="24"/>
            <w:szCs w:val="24"/>
          </w:rPr>
          <w:delText xml:space="preserve"> rarely responded with the name of the distribution used to generate the </w:delText>
        </w:r>
        <w:r w:rsidR="00583690" w:rsidDel="00725B3B">
          <w:rPr>
            <w:rFonts w:cs="Helvetica"/>
            <w:sz w:val="24"/>
            <w:szCs w:val="24"/>
          </w:rPr>
          <w:delText xml:space="preserve">test </w:delText>
        </w:r>
        <w:r w:rsidR="00942A16" w:rsidDel="00725B3B">
          <w:rPr>
            <w:rFonts w:cs="Helvetica"/>
            <w:sz w:val="24"/>
            <w:szCs w:val="24"/>
          </w:rPr>
          <w:delText>data.</w:delText>
        </w:r>
        <w:r w:rsidR="00583690" w:rsidDel="00725B3B">
          <w:rPr>
            <w:rFonts w:cs="Helvetica"/>
            <w:sz w:val="24"/>
            <w:szCs w:val="24"/>
          </w:rPr>
          <w:delText xml:space="preserve"> </w:delText>
        </w:r>
      </w:del>
      <w:r w:rsidR="00942A16">
        <w:rPr>
          <w:rFonts w:cs="Helvetica"/>
          <w:sz w:val="24"/>
          <w:szCs w:val="24"/>
        </w:rPr>
        <w:t xml:space="preserve">Ultimately, one </w:t>
      </w:r>
      <w:ins w:id="236" w:author="Tim Johnson [2]" w:date="2026-01-08T13:16:00Z">
        <w:r w:rsidR="00725B3B">
          <w:rPr>
            <w:rFonts w:cs="Helvetica"/>
            <w:sz w:val="24"/>
            <w:szCs w:val="24"/>
          </w:rPr>
          <w:t>could</w:t>
        </w:r>
      </w:ins>
      <w:del w:id="237" w:author="Tim Johnson [2]" w:date="2026-01-08T13:16:00Z">
        <w:r w:rsidR="00942A16" w:rsidDel="00725B3B">
          <w:rPr>
            <w:rFonts w:cs="Helvetica"/>
            <w:sz w:val="24"/>
            <w:szCs w:val="24"/>
          </w:rPr>
          <w:delText>might</w:delText>
        </w:r>
      </w:del>
      <w:r w:rsidR="00942A16">
        <w:rPr>
          <w:rFonts w:cs="Helvetica"/>
          <w:sz w:val="24"/>
          <w:szCs w:val="24"/>
        </w:rPr>
        <w:t xml:space="preserve"> </w:t>
      </w:r>
      <w:ins w:id="238" w:author="Tim Johnson [2]" w:date="2026-01-08T13:17:00Z">
        <w:r w:rsidR="00725B3B">
          <w:rPr>
            <w:rFonts w:cs="Helvetica"/>
            <w:sz w:val="24"/>
            <w:szCs w:val="24"/>
          </w:rPr>
          <w:t xml:space="preserve">rightly </w:t>
        </w:r>
      </w:ins>
      <w:r w:rsidR="00942A16">
        <w:rPr>
          <w:rFonts w:cs="Helvetica"/>
          <w:sz w:val="24"/>
          <w:szCs w:val="24"/>
        </w:rPr>
        <w:t>criticize the</w:t>
      </w:r>
      <w:r>
        <w:rPr>
          <w:rFonts w:cs="Helvetica"/>
          <w:sz w:val="24"/>
          <w:szCs w:val="24"/>
        </w:rPr>
        <w:t xml:space="preserve">se findings as the </w:t>
      </w:r>
      <w:r w:rsidR="00E30852">
        <w:rPr>
          <w:rFonts w:cs="Helvetica"/>
          <w:sz w:val="24"/>
          <w:szCs w:val="24"/>
        </w:rPr>
        <w:t>by-product of particular prompts</w:t>
      </w:r>
      <w:r w:rsidR="00942A16">
        <w:rPr>
          <w:rFonts w:cs="Helvetica"/>
          <w:sz w:val="24"/>
          <w:szCs w:val="24"/>
        </w:rPr>
        <w:t xml:space="preserve"> we used, </w:t>
      </w:r>
      <w:ins w:id="239" w:author="Tim Johnson [2]" w:date="2026-01-08T13:17:00Z">
        <w:r w:rsidR="00725B3B">
          <w:rPr>
            <w:rFonts w:cs="Helvetica"/>
            <w:sz w:val="24"/>
            <w:szCs w:val="24"/>
          </w:rPr>
          <w:t xml:space="preserve">the models from a single company that we tested, </w:t>
        </w:r>
      </w:ins>
      <w:r w:rsidR="00942A16">
        <w:rPr>
          <w:rFonts w:cs="Helvetica"/>
          <w:sz w:val="24"/>
          <w:szCs w:val="24"/>
        </w:rPr>
        <w:t xml:space="preserve">the fact we did not deploy advanced techniques such as </w:t>
      </w:r>
      <w:del w:id="240" w:author="Tim Johnson [2]" w:date="2026-01-08T13:17:00Z">
        <w:r w:rsidR="00942A16" w:rsidDel="00725B3B">
          <w:rPr>
            <w:rFonts w:cs="Helvetica"/>
            <w:sz w:val="24"/>
            <w:szCs w:val="24"/>
          </w:rPr>
          <w:delText>fine-tuning</w:delText>
        </w:r>
      </w:del>
      <w:ins w:id="241" w:author="Tim Johnson [2]" w:date="2026-01-08T13:17:00Z">
        <w:r w:rsidR="00725B3B">
          <w:rPr>
            <w:rFonts w:cs="Helvetica"/>
            <w:sz w:val="24"/>
            <w:szCs w:val="24"/>
          </w:rPr>
          <w:t>tool use</w:t>
        </w:r>
      </w:ins>
      <w:del w:id="242" w:author="Tim Johnson [2]" w:date="2026-01-08T13:17:00Z">
        <w:r w:rsidR="00942A16" w:rsidDel="00725B3B">
          <w:rPr>
            <w:rFonts w:cs="Helvetica"/>
            <w:sz w:val="24"/>
            <w:szCs w:val="24"/>
          </w:rPr>
          <w:delText xml:space="preserve"> or retrieval augmented generation</w:delText>
        </w:r>
        <w:r w:rsidR="00092011" w:rsidDel="00725B3B">
          <w:rPr>
            <w:rFonts w:cs="Helvetica"/>
            <w:sz w:val="24"/>
            <w:szCs w:val="24"/>
          </w:rPr>
          <w:delText xml:space="preserve"> (RAG)</w:delText>
        </w:r>
      </w:del>
      <w:r w:rsidR="00942A16">
        <w:rPr>
          <w:rFonts w:cs="Helvetica"/>
          <w:sz w:val="24"/>
          <w:szCs w:val="24"/>
        </w:rPr>
        <w:t>, or th</w:t>
      </w:r>
      <w:r w:rsidR="00E30852">
        <w:rPr>
          <w:rFonts w:cs="Helvetica"/>
          <w:sz w:val="24"/>
          <w:szCs w:val="24"/>
        </w:rPr>
        <w:t xml:space="preserve">e </w:t>
      </w:r>
      <w:del w:id="243" w:author="Tim Johnson [2]" w:date="2026-01-08T13:17:00Z">
        <w:r w:rsidR="00E30852" w:rsidDel="00725B3B">
          <w:rPr>
            <w:rFonts w:cs="Helvetica"/>
            <w:sz w:val="24"/>
            <w:szCs w:val="24"/>
          </w:rPr>
          <w:delText>specific</w:delText>
        </w:r>
        <w:r w:rsidR="00942A16" w:rsidDel="00725B3B">
          <w:rPr>
            <w:rFonts w:cs="Helvetica"/>
            <w:sz w:val="24"/>
            <w:szCs w:val="24"/>
          </w:rPr>
          <w:delText xml:space="preserve"> class of </w:delText>
        </w:r>
        <w:r w:rsidDel="00725B3B">
          <w:rPr>
            <w:rFonts w:cs="Helvetica"/>
            <w:sz w:val="24"/>
            <w:szCs w:val="24"/>
          </w:rPr>
          <w:delText>LLMs</w:delText>
        </w:r>
        <w:r w:rsidR="00942A16" w:rsidDel="00725B3B">
          <w:rPr>
            <w:rFonts w:cs="Helvetica"/>
            <w:sz w:val="24"/>
            <w:szCs w:val="24"/>
          </w:rPr>
          <w:delText xml:space="preserve"> </w:delText>
        </w:r>
        <w:r w:rsidR="00E30852" w:rsidDel="00725B3B">
          <w:rPr>
            <w:rFonts w:cs="Helvetica"/>
            <w:sz w:val="24"/>
            <w:szCs w:val="24"/>
          </w:rPr>
          <w:delText>in our investigation</w:delText>
        </w:r>
      </w:del>
      <w:ins w:id="244" w:author="Tim Johnson [2]" w:date="2026-01-08T13:17:00Z">
        <w:r w:rsidR="00725B3B">
          <w:rPr>
            <w:rFonts w:cs="Helvetica"/>
            <w:sz w:val="24"/>
            <w:szCs w:val="24"/>
          </w:rPr>
          <w:t>challenging nature of the task that we studied</w:t>
        </w:r>
      </w:ins>
      <w:r w:rsidR="00092011">
        <w:rPr>
          <w:rFonts w:cs="Helvetica"/>
          <w:sz w:val="24"/>
          <w:szCs w:val="24"/>
        </w:rPr>
        <w:t>. We agree with each criticism</w:t>
      </w:r>
      <w:ins w:id="245" w:author="Tim Johnson [2]" w:date="2026-01-08T13:18:00Z">
        <w:r w:rsidR="00725B3B">
          <w:rPr>
            <w:rFonts w:cs="Helvetica"/>
            <w:sz w:val="24"/>
            <w:szCs w:val="24"/>
          </w:rPr>
          <w:t>, yet</w:t>
        </w:r>
      </w:ins>
      <w:del w:id="246" w:author="Tim Johnson [2]" w:date="2026-01-08T13:18:00Z">
        <w:r w:rsidR="00092011" w:rsidDel="00725B3B">
          <w:rPr>
            <w:rFonts w:cs="Helvetica"/>
            <w:sz w:val="24"/>
            <w:szCs w:val="24"/>
          </w:rPr>
          <w:delText xml:space="preserve"> and </w:delText>
        </w:r>
      </w:del>
      <w:ins w:id="247" w:author="Tim Johnson [2]" w:date="2026-01-08T13:18:00Z">
        <w:r w:rsidR="00725B3B">
          <w:rPr>
            <w:rFonts w:cs="Helvetica"/>
            <w:sz w:val="24"/>
            <w:szCs w:val="24"/>
          </w:rPr>
          <w:t xml:space="preserve"> </w:t>
        </w:r>
      </w:ins>
      <w:r w:rsidR="00092011">
        <w:rPr>
          <w:rFonts w:cs="Helvetica"/>
          <w:sz w:val="24"/>
          <w:szCs w:val="24"/>
        </w:rPr>
        <w:t xml:space="preserve">each criticism </w:t>
      </w:r>
      <w:ins w:id="248" w:author="Tim Johnson [2]" w:date="2026-01-08T13:18:00Z">
        <w:r w:rsidR="00725B3B">
          <w:rPr>
            <w:rFonts w:cs="Helvetica"/>
            <w:sz w:val="24"/>
            <w:szCs w:val="24"/>
          </w:rPr>
          <w:t xml:space="preserve">also </w:t>
        </w:r>
      </w:ins>
      <w:r w:rsidR="00E30852">
        <w:rPr>
          <w:rFonts w:cs="Helvetica"/>
          <w:sz w:val="24"/>
          <w:szCs w:val="24"/>
        </w:rPr>
        <w:t xml:space="preserve">highlights </w:t>
      </w:r>
      <w:r w:rsidR="00092011">
        <w:rPr>
          <w:rFonts w:cs="Helvetica"/>
          <w:sz w:val="24"/>
          <w:szCs w:val="24"/>
        </w:rPr>
        <w:t xml:space="preserve">the judgment required </w:t>
      </w:r>
      <w:r w:rsidR="00E30852">
        <w:rPr>
          <w:rFonts w:cs="Helvetica"/>
          <w:sz w:val="24"/>
          <w:szCs w:val="24"/>
        </w:rPr>
        <w:t>to use</w:t>
      </w:r>
      <w:r w:rsidR="00092011">
        <w:rPr>
          <w:rFonts w:cs="Helvetica"/>
          <w:sz w:val="24"/>
          <w:szCs w:val="24"/>
        </w:rPr>
        <w:t xml:space="preserve"> LLMs for data</w:t>
      </w:r>
      <w:r w:rsidR="00E30852">
        <w:rPr>
          <w:rFonts w:cs="Helvetica"/>
          <w:sz w:val="24"/>
          <w:szCs w:val="24"/>
        </w:rPr>
        <w:t>-</w:t>
      </w:r>
      <w:r w:rsidR="00092011">
        <w:rPr>
          <w:rFonts w:cs="Helvetica"/>
          <w:sz w:val="24"/>
          <w:szCs w:val="24"/>
        </w:rPr>
        <w:t xml:space="preserve">analytic tasks and, thus, the degree to which automation of data analysis remains on the horizon. </w:t>
      </w:r>
      <w:ins w:id="249" w:author="Tim Johnson [2]" w:date="2026-01-08T13:18:00Z">
        <w:r w:rsidR="00725B3B">
          <w:rPr>
            <w:rFonts w:cs="Helvetica"/>
            <w:sz w:val="24"/>
            <w:szCs w:val="24"/>
          </w:rPr>
          <w:t xml:space="preserve">Crafting </w:t>
        </w:r>
      </w:ins>
      <w:ins w:id="250" w:author="Tim Johnson [2]" w:date="2026-01-08T13:19:00Z">
        <w:r w:rsidR="00725B3B">
          <w:rPr>
            <w:rFonts w:cs="Helvetica"/>
            <w:sz w:val="24"/>
            <w:szCs w:val="24"/>
          </w:rPr>
          <w:t>better</w:t>
        </w:r>
      </w:ins>
      <w:ins w:id="251" w:author="Tim Johnson [2]" w:date="2026-01-08T13:18:00Z">
        <w:r w:rsidR="00725B3B">
          <w:rPr>
            <w:rFonts w:cs="Helvetica"/>
            <w:sz w:val="24"/>
            <w:szCs w:val="24"/>
          </w:rPr>
          <w:t xml:space="preserve"> prompts, </w:t>
        </w:r>
      </w:ins>
      <w:ins w:id="252" w:author="Tim Johnson [2]" w:date="2026-01-08T13:19:00Z">
        <w:r w:rsidR="00725B3B">
          <w:rPr>
            <w:rFonts w:cs="Helvetica"/>
            <w:sz w:val="24"/>
            <w:szCs w:val="24"/>
          </w:rPr>
          <w:t xml:space="preserve">assessing the appropriateness of models for analytic tasks, and </w:t>
        </w:r>
      </w:ins>
      <w:ins w:id="253" w:author="Tim Johnson [2]" w:date="2026-01-08T13:18:00Z">
        <w:r w:rsidR="00725B3B">
          <w:rPr>
            <w:rFonts w:cs="Helvetica"/>
            <w:sz w:val="24"/>
            <w:szCs w:val="24"/>
          </w:rPr>
          <w:t>guiding models to utilize</w:t>
        </w:r>
      </w:ins>
      <w:ins w:id="254" w:author="Tim Johnson [2]" w:date="2026-01-08T13:19:00Z">
        <w:r w:rsidR="00725B3B">
          <w:rPr>
            <w:rFonts w:cs="Helvetica"/>
            <w:sz w:val="24"/>
            <w:szCs w:val="24"/>
          </w:rPr>
          <w:t xml:space="preserve"> the right tools requires analytic know-how</w:t>
        </w:r>
      </w:ins>
      <w:ins w:id="255" w:author="Tim Johnson [2]" w:date="2026-01-08T13:20:00Z">
        <w:r w:rsidR="00725B3B">
          <w:rPr>
            <w:rFonts w:cs="Helvetica"/>
            <w:sz w:val="24"/>
            <w:szCs w:val="24"/>
          </w:rPr>
          <w:t xml:space="preserve">, thus implying </w:t>
        </w:r>
      </w:ins>
      <w:ins w:id="256" w:author="Tim Johnson [2]" w:date="2026-01-08T13:21:00Z">
        <w:r w:rsidR="00725B3B">
          <w:rPr>
            <w:rFonts w:cs="Helvetica"/>
            <w:sz w:val="24"/>
            <w:szCs w:val="24"/>
          </w:rPr>
          <w:t>that</w:t>
        </w:r>
      </w:ins>
      <w:ins w:id="257" w:author="Tim Johnson [2]" w:date="2026-01-08T13:20:00Z">
        <w:r w:rsidR="00725B3B">
          <w:rPr>
            <w:rFonts w:cs="Helvetica"/>
            <w:sz w:val="24"/>
            <w:szCs w:val="24"/>
          </w:rPr>
          <w:t xml:space="preserve"> </w:t>
        </w:r>
      </w:ins>
      <w:ins w:id="258" w:author="Tim Johnson [2]" w:date="2026-01-08T13:23:00Z">
        <w:r w:rsidR="00725B3B">
          <w:rPr>
            <w:rFonts w:cs="Helvetica"/>
            <w:sz w:val="24"/>
            <w:szCs w:val="24"/>
          </w:rPr>
          <w:t xml:space="preserve">the </w:t>
        </w:r>
      </w:ins>
      <w:ins w:id="259" w:author="Tim Johnson [2]" w:date="2026-01-08T13:20:00Z">
        <w:r w:rsidR="00725B3B">
          <w:rPr>
            <w:rFonts w:cs="Helvetica"/>
            <w:sz w:val="24"/>
            <w:szCs w:val="24"/>
          </w:rPr>
          <w:t xml:space="preserve">automation of data analytics </w:t>
        </w:r>
      </w:ins>
      <w:ins w:id="260" w:author="Tim Johnson [2]" w:date="2026-01-08T13:21:00Z">
        <w:r w:rsidR="00725B3B">
          <w:rPr>
            <w:rFonts w:cs="Helvetica"/>
            <w:sz w:val="24"/>
            <w:szCs w:val="24"/>
          </w:rPr>
          <w:t xml:space="preserve">is not possible </w:t>
        </w:r>
      </w:ins>
      <w:ins w:id="261" w:author="Tim Johnson [2]" w:date="2026-01-08T13:20:00Z">
        <w:r w:rsidR="00725B3B">
          <w:rPr>
            <w:rFonts w:cs="Helvetica"/>
            <w:sz w:val="24"/>
            <w:szCs w:val="24"/>
          </w:rPr>
          <w:t>in the near term.</w:t>
        </w:r>
      </w:ins>
      <w:ins w:id="262" w:author="Tim Johnson [2]" w:date="2026-01-08T13:22:00Z">
        <w:r w:rsidR="00725B3B">
          <w:rPr>
            <w:rFonts w:cs="Helvetica"/>
            <w:sz w:val="24"/>
            <w:szCs w:val="24"/>
          </w:rPr>
          <w:t xml:space="preserve"> </w:t>
        </w:r>
      </w:ins>
    </w:p>
    <w:p w14:paraId="6CB217C9" w14:textId="72E11218" w:rsidR="00092011" w:rsidRDefault="00092011" w:rsidP="007A52C5">
      <w:pPr>
        <w:spacing w:line="480" w:lineRule="auto"/>
        <w:ind w:firstLine="720"/>
        <w:rPr>
          <w:ins w:id="263" w:author="Tim Johnson [2]" w:date="2026-01-08T13:25:00Z"/>
          <w:rFonts w:cs="Helvetica"/>
          <w:sz w:val="24"/>
          <w:szCs w:val="24"/>
        </w:rPr>
      </w:pPr>
      <w:r>
        <w:rPr>
          <w:rFonts w:cs="Helvetica"/>
          <w:sz w:val="24"/>
          <w:szCs w:val="24"/>
        </w:rPr>
        <w:lastRenderedPageBreak/>
        <w:t xml:space="preserve">The discretion associated with this judgment also speaks to the challenges of replicating the results of data analyses conducted using LLMs. Although </w:t>
      </w:r>
      <w:r w:rsidR="00B92274">
        <w:rPr>
          <w:rFonts w:cs="Helvetica"/>
          <w:sz w:val="24"/>
          <w:szCs w:val="24"/>
        </w:rPr>
        <w:t xml:space="preserve">researchers can replicate </w:t>
      </w:r>
      <w:r>
        <w:rPr>
          <w:rFonts w:cs="Helvetica"/>
          <w:sz w:val="24"/>
          <w:szCs w:val="24"/>
        </w:rPr>
        <w:t>features of our test</w:t>
      </w:r>
      <w:r w:rsidR="001024C7">
        <w:rPr>
          <w:rFonts w:cs="Helvetica"/>
          <w:sz w:val="24"/>
          <w:szCs w:val="24"/>
        </w:rPr>
        <w:t xml:space="preserve"> </w:t>
      </w:r>
      <w:r w:rsidR="00B92274">
        <w:rPr>
          <w:rFonts w:cs="Helvetica"/>
          <w:sz w:val="24"/>
          <w:szCs w:val="24"/>
        </w:rPr>
        <w:t xml:space="preserve">due to the ease of documenting </w:t>
      </w:r>
      <w:r w:rsidR="00E30852">
        <w:rPr>
          <w:rFonts w:cs="Helvetica"/>
          <w:sz w:val="24"/>
          <w:szCs w:val="24"/>
        </w:rPr>
        <w:t xml:space="preserve">our study’s prompts </w:t>
      </w:r>
      <w:r w:rsidR="00B92274">
        <w:rPr>
          <w:rFonts w:cs="Helvetica"/>
          <w:sz w:val="24"/>
          <w:szCs w:val="24"/>
        </w:rPr>
        <w:t xml:space="preserve">and </w:t>
      </w:r>
      <w:r w:rsidR="00E30852">
        <w:rPr>
          <w:rFonts w:cs="Helvetica"/>
          <w:sz w:val="24"/>
          <w:szCs w:val="24"/>
        </w:rPr>
        <w:t>procedures</w:t>
      </w:r>
      <w:r>
        <w:rPr>
          <w:rFonts w:cs="Helvetica"/>
          <w:sz w:val="24"/>
          <w:szCs w:val="24"/>
        </w:rPr>
        <w:t>, other aspects of sound replication remain outside of our control. We do not possess intricate knowledge of the LLMs that we use</w:t>
      </w:r>
      <w:r w:rsidR="00B92274">
        <w:rPr>
          <w:rFonts w:cs="Helvetica"/>
          <w:sz w:val="24"/>
          <w:szCs w:val="24"/>
        </w:rPr>
        <w:t>d</w:t>
      </w:r>
      <w:r>
        <w:rPr>
          <w:rFonts w:cs="Helvetica"/>
          <w:sz w:val="24"/>
          <w:szCs w:val="24"/>
        </w:rPr>
        <w:t xml:space="preserve"> (e.g., the weights of the underlying model</w:t>
      </w:r>
      <w:r w:rsidR="00B92274">
        <w:rPr>
          <w:rFonts w:cs="Helvetica"/>
          <w:sz w:val="24"/>
          <w:szCs w:val="24"/>
        </w:rPr>
        <w:t>s</w:t>
      </w:r>
      <w:r>
        <w:rPr>
          <w:rFonts w:cs="Helvetica"/>
          <w:sz w:val="24"/>
          <w:szCs w:val="24"/>
        </w:rPr>
        <w:t>) and th</w:t>
      </w:r>
      <w:r w:rsidR="0023030E">
        <w:rPr>
          <w:rFonts w:cs="Helvetica"/>
          <w:sz w:val="24"/>
          <w:szCs w:val="24"/>
        </w:rPr>
        <w:t>e private enterprise</w:t>
      </w:r>
      <w:r w:rsidR="00B92274">
        <w:rPr>
          <w:rFonts w:cs="Helvetica"/>
          <w:sz w:val="24"/>
          <w:szCs w:val="24"/>
        </w:rPr>
        <w:t xml:space="preserve"> hosting </w:t>
      </w:r>
      <w:r w:rsidR="0023030E">
        <w:rPr>
          <w:rFonts w:cs="Helvetica"/>
          <w:sz w:val="24"/>
          <w:szCs w:val="24"/>
        </w:rPr>
        <w:t>the</w:t>
      </w:r>
      <w:r>
        <w:rPr>
          <w:rFonts w:cs="Helvetica"/>
          <w:sz w:val="24"/>
          <w:szCs w:val="24"/>
        </w:rPr>
        <w:t xml:space="preserve"> LLMs </w:t>
      </w:r>
      <w:r w:rsidR="0023030E">
        <w:rPr>
          <w:rFonts w:cs="Helvetica"/>
          <w:sz w:val="24"/>
          <w:szCs w:val="24"/>
        </w:rPr>
        <w:t xml:space="preserve">that we studied </w:t>
      </w:r>
      <w:r>
        <w:rPr>
          <w:rFonts w:cs="Helvetica"/>
          <w:sz w:val="24"/>
          <w:szCs w:val="24"/>
        </w:rPr>
        <w:t>can remove</w:t>
      </w:r>
      <w:r w:rsidR="00B92274">
        <w:rPr>
          <w:rFonts w:cs="Helvetica"/>
          <w:sz w:val="24"/>
          <w:szCs w:val="24"/>
        </w:rPr>
        <w:t xml:space="preserve"> them</w:t>
      </w:r>
      <w:r>
        <w:rPr>
          <w:rFonts w:cs="Helvetica"/>
          <w:sz w:val="24"/>
          <w:szCs w:val="24"/>
        </w:rPr>
        <w:t xml:space="preserve"> from </w:t>
      </w:r>
      <w:r w:rsidR="00E46FE9">
        <w:rPr>
          <w:rFonts w:cs="Helvetica"/>
          <w:sz w:val="24"/>
          <w:szCs w:val="24"/>
        </w:rPr>
        <w:t>access</w:t>
      </w:r>
      <w:r>
        <w:rPr>
          <w:rFonts w:cs="Helvetica"/>
          <w:sz w:val="24"/>
          <w:szCs w:val="24"/>
        </w:rPr>
        <w:t xml:space="preserve"> at any point</w:t>
      </w:r>
      <w:r w:rsidR="0023030E">
        <w:rPr>
          <w:rFonts w:cs="Helvetica"/>
          <w:sz w:val="24"/>
          <w:szCs w:val="24"/>
        </w:rPr>
        <w:t xml:space="preserve"> </w:t>
      </w:r>
      <w:r w:rsidR="007967F4">
        <w:rPr>
          <w:rFonts w:cs="Helvetica"/>
          <w:sz w:val="24"/>
          <w:szCs w:val="24"/>
        </w:rPr>
        <w:t xml:space="preserve">thus preventing replication </w:t>
      </w:r>
      <w:r w:rsidR="007967F4">
        <w:rPr>
          <w:rFonts w:cs="Helvetica"/>
          <w:sz w:val="24"/>
          <w:szCs w:val="24"/>
        </w:rPr>
        <w:fldChar w:fldCharType="begin"/>
      </w:r>
      <w:r w:rsidR="007967F4">
        <w:rPr>
          <w:rFonts w:cs="Helvetica"/>
          <w:sz w:val="24"/>
          <w:szCs w:val="24"/>
        </w:rPr>
        <w:instrText xml:space="preserve"> ADDIN EN.CITE &lt;EndNote&gt;&lt;Cite&gt;&lt;Author&gt;Johnson&lt;/Author&gt;&lt;Year&gt;2024&lt;/Year&gt;&lt;RecNum&gt;3998&lt;/RecNum&gt;&lt;DisplayText&gt;(Johnson and Obradovich 2024)&lt;/DisplayText&gt;&lt;record&gt;&lt;rec-number&gt;3998&lt;/rec-number&gt;&lt;foreign-keys&gt;&lt;key app="EN" db-id="d95aeewpyx05sted9acxwwzp2x5srrrt0fwa" timestamp="1746626732"&gt;3998&lt;/key&gt;&lt;/foreign-keys&gt;&lt;ref-type name="Journal Article"&gt;17&lt;/ref-type&gt;&lt;contributors&gt;&lt;authors&gt;&lt;author&gt;Johnson, Tim&lt;/author&gt;&lt;author&gt;Obradovich, Nick&lt;/author&gt;&lt;/authors&gt;&lt;/contributors&gt;&lt;titles&gt;&lt;title&gt;New methods for deprecating artificial intelligence systems will preserve history and facilitate research&lt;/title&gt;&lt;secondary-title&gt;Nature Communications&lt;/secondary-title&gt;&lt;/titles&gt;&lt;periodical&gt;&lt;full-title&gt;Nature Communications&lt;/full-title&gt;&lt;/periodical&gt;&lt;pages&gt;10254&lt;/pages&gt;&lt;volume&gt;15&lt;/volume&gt;&lt;number&gt;1&lt;/number&gt;&lt;dates&gt;&lt;year&gt;2024&lt;/year&gt;&lt;pub-dates&gt;&lt;date&gt;2024/11/26&lt;/date&gt;&lt;/pub-dates&gt;&lt;/dates&gt;&lt;isbn&gt;2041-1723&lt;/isbn&gt;&lt;urls&gt;&lt;related-urls&gt;&lt;url&gt;https://doi.org/10.1038/s41467-024-54758-1&lt;/url&gt;&lt;/related-urls&gt;&lt;/urls&gt;&lt;electronic-resource-num&gt;10.1038/s41467-024-54758-1&lt;/electronic-resource-num&gt;&lt;/record&gt;&lt;/Cite&gt;&lt;/EndNote&gt;</w:instrText>
      </w:r>
      <w:r w:rsidR="007967F4">
        <w:rPr>
          <w:rFonts w:cs="Helvetica"/>
          <w:sz w:val="24"/>
          <w:szCs w:val="24"/>
        </w:rPr>
        <w:fldChar w:fldCharType="separate"/>
      </w:r>
      <w:r w:rsidR="007967F4">
        <w:rPr>
          <w:rFonts w:cs="Helvetica"/>
          <w:noProof/>
          <w:sz w:val="24"/>
          <w:szCs w:val="24"/>
        </w:rPr>
        <w:t>(Johnson and Obradovich 2024)</w:t>
      </w:r>
      <w:r w:rsidR="007967F4">
        <w:rPr>
          <w:rFonts w:cs="Helvetica"/>
          <w:sz w:val="24"/>
          <w:szCs w:val="24"/>
        </w:rPr>
        <w:fldChar w:fldCharType="end"/>
      </w:r>
      <w:r>
        <w:rPr>
          <w:rFonts w:cs="Helvetica"/>
          <w:sz w:val="24"/>
          <w:szCs w:val="24"/>
        </w:rPr>
        <w:t>.</w:t>
      </w:r>
      <w:del w:id="264" w:author="Tim Johnson [2]" w:date="2026-01-08T13:22:00Z">
        <w:r w:rsidR="007967F4" w:rsidDel="00725B3B">
          <w:rPr>
            <w:rFonts w:cs="Helvetica"/>
            <w:sz w:val="24"/>
            <w:szCs w:val="24"/>
          </w:rPr>
          <w:delText xml:space="preserve"> </w:delText>
        </w:r>
      </w:del>
    </w:p>
    <w:p w14:paraId="3F802ADD" w14:textId="76244AA9" w:rsidR="009D3852" w:rsidRDefault="009D3852" w:rsidP="007A52C5">
      <w:pPr>
        <w:spacing w:line="480" w:lineRule="auto"/>
        <w:ind w:firstLine="720"/>
        <w:rPr>
          <w:rFonts w:cs="Helvetica"/>
          <w:sz w:val="24"/>
          <w:szCs w:val="24"/>
        </w:rPr>
      </w:pPr>
      <w:ins w:id="265" w:author="Tim Johnson [2]" w:date="2026-01-08T13:25:00Z">
        <w:r>
          <w:rPr>
            <w:rFonts w:cs="Helvetica"/>
            <w:sz w:val="24"/>
            <w:szCs w:val="24"/>
          </w:rPr>
          <w:t xml:space="preserve">In addition to raising questions about replication, the prospect of complete automation leaves us wondering about how human users would be able to interpret analyses that they did not play a role in producing. As we performed the above tests, we often found ourselves </w:t>
        </w:r>
      </w:ins>
      <w:ins w:id="266" w:author="Tim Johnson [2]" w:date="2026-01-08T13:27:00Z">
        <w:r>
          <w:rPr>
            <w:rFonts w:cs="Helvetica"/>
            <w:sz w:val="24"/>
            <w:szCs w:val="24"/>
          </w:rPr>
          <w:t>contemplating</w:t>
        </w:r>
      </w:ins>
      <w:ins w:id="267" w:author="Tim Johnson [2]" w:date="2026-01-08T13:25:00Z">
        <w:r>
          <w:rPr>
            <w:rFonts w:cs="Helvetica"/>
            <w:sz w:val="24"/>
            <w:szCs w:val="24"/>
          </w:rPr>
          <w:t xml:space="preserve"> whether </w:t>
        </w:r>
        <w:proofErr w:type="gramStart"/>
        <w:r>
          <w:rPr>
            <w:rFonts w:cs="Helvetica"/>
            <w:sz w:val="24"/>
            <w:szCs w:val="24"/>
          </w:rPr>
          <w:t>particular off-the-mark</w:t>
        </w:r>
        <w:proofErr w:type="gramEnd"/>
        <w:r>
          <w:rPr>
            <w:rFonts w:cs="Helvetica"/>
            <w:sz w:val="24"/>
            <w:szCs w:val="24"/>
          </w:rPr>
          <w:t xml:space="preserve"> choices by LLMs were due to </w:t>
        </w:r>
        <w:proofErr w:type="gramStart"/>
        <w:r>
          <w:rPr>
            <w:rFonts w:cs="Helvetica"/>
            <w:sz w:val="24"/>
            <w:szCs w:val="24"/>
          </w:rPr>
          <w:t>particular attributes</w:t>
        </w:r>
        <w:proofErr w:type="gramEnd"/>
        <w:r>
          <w:rPr>
            <w:rFonts w:cs="Helvetica"/>
            <w:sz w:val="24"/>
            <w:szCs w:val="24"/>
          </w:rPr>
          <w:t xml:space="preserve"> of the randomly generated samples that we tasked the models with categorizing</w:t>
        </w:r>
      </w:ins>
      <w:ins w:id="268" w:author="Tim Johnson [2]" w:date="2026-01-08T13:27:00Z">
        <w:r>
          <w:rPr>
            <w:rFonts w:cs="Helvetica"/>
            <w:sz w:val="24"/>
            <w:szCs w:val="24"/>
          </w:rPr>
          <w:t xml:space="preserve">. We had few means of exploring those suspicions, despite designing the test itself, and </w:t>
        </w:r>
      </w:ins>
      <w:ins w:id="269" w:author="Tim Johnson [2]" w:date="2026-01-08T13:30:00Z">
        <w:r>
          <w:rPr>
            <w:rFonts w:cs="Helvetica"/>
            <w:sz w:val="24"/>
            <w:szCs w:val="24"/>
          </w:rPr>
          <w:t xml:space="preserve">should fully autonomous analytic systems emerge, </w:t>
        </w:r>
      </w:ins>
      <w:ins w:id="270" w:author="Tim Johnson [2]" w:date="2026-01-08T13:27:00Z">
        <w:r>
          <w:rPr>
            <w:rFonts w:cs="Helvetica"/>
            <w:sz w:val="24"/>
            <w:szCs w:val="24"/>
          </w:rPr>
          <w:t xml:space="preserve">such challenges will grow more salient. While developers might design AI </w:t>
        </w:r>
      </w:ins>
      <w:ins w:id="271" w:author="Tim Johnson [2]" w:date="2026-01-08T13:32:00Z">
        <w:r>
          <w:rPr>
            <w:rFonts w:cs="Helvetica"/>
            <w:sz w:val="24"/>
            <w:szCs w:val="24"/>
          </w:rPr>
          <w:t>models to output information to facilitate interpretation, users would find themselves in the need to check that information, too, thus again implying the need for data-analysis knowledge and questioning the possibility of complete automation</w:t>
        </w:r>
      </w:ins>
      <w:ins w:id="272" w:author="Tim Johnson [2]" w:date="2026-01-08T13:34:00Z">
        <w:r>
          <w:rPr>
            <w:rFonts w:cs="Helvetica"/>
            <w:sz w:val="24"/>
            <w:szCs w:val="24"/>
          </w:rPr>
          <w:t xml:space="preserve"> unless i</w:t>
        </w:r>
        <w:r w:rsidR="00CC44EA">
          <w:rPr>
            <w:rFonts w:cs="Helvetica"/>
            <w:sz w:val="24"/>
            <w:szCs w:val="24"/>
          </w:rPr>
          <w:t>ndividuals simply decide to assume, on grounds of faith, that the outputs of AI models are accurate</w:t>
        </w:r>
      </w:ins>
      <w:ins w:id="273" w:author="Tim Johnson [2]" w:date="2026-01-08T13:32:00Z">
        <w:r>
          <w:rPr>
            <w:rFonts w:cs="Helvetica"/>
            <w:sz w:val="24"/>
            <w:szCs w:val="24"/>
          </w:rPr>
          <w:t>.</w:t>
        </w:r>
      </w:ins>
    </w:p>
    <w:p w14:paraId="4272BC85" w14:textId="27DE1792" w:rsidR="0005577B" w:rsidRDefault="007967F4" w:rsidP="0005577B">
      <w:pPr>
        <w:spacing w:line="480" w:lineRule="auto"/>
        <w:rPr>
          <w:rFonts w:cs="Helvetica"/>
          <w:sz w:val="24"/>
          <w:szCs w:val="24"/>
        </w:rPr>
      </w:pPr>
      <w:r>
        <w:rPr>
          <w:rFonts w:cs="Helvetica"/>
          <w:sz w:val="24"/>
          <w:szCs w:val="24"/>
        </w:rPr>
        <w:tab/>
        <w:t xml:space="preserve">Taken </w:t>
      </w:r>
      <w:r w:rsidR="00E46FE9">
        <w:rPr>
          <w:rFonts w:cs="Helvetica"/>
          <w:sz w:val="24"/>
          <w:szCs w:val="24"/>
        </w:rPr>
        <w:t xml:space="preserve">alongside the results of our systematic test of LLMs’ performance in a </w:t>
      </w:r>
      <w:del w:id="274" w:author="Tim Johnson [2]" w:date="2026-01-08T13:22:00Z">
        <w:r w:rsidR="00E46FE9" w:rsidDel="00725B3B">
          <w:rPr>
            <w:rFonts w:cs="Helvetica"/>
            <w:sz w:val="24"/>
            <w:szCs w:val="24"/>
          </w:rPr>
          <w:delText>foundationa</w:delText>
        </w:r>
        <w:r w:rsidR="00002ADA" w:rsidDel="00725B3B">
          <w:rPr>
            <w:rFonts w:cs="Helvetica"/>
            <w:sz w:val="24"/>
            <w:szCs w:val="24"/>
          </w:rPr>
          <w:delText xml:space="preserve">l </w:delText>
        </w:r>
      </w:del>
      <w:ins w:id="275" w:author="Tim Johnson [2]" w:date="2026-01-08T13:22:00Z">
        <w:r w:rsidR="00725B3B">
          <w:rPr>
            <w:rFonts w:cs="Helvetica"/>
            <w:sz w:val="24"/>
            <w:szCs w:val="24"/>
          </w:rPr>
          <w:t xml:space="preserve">key </w:t>
        </w:r>
      </w:ins>
      <w:r w:rsidR="00002ADA">
        <w:rPr>
          <w:rFonts w:cs="Helvetica"/>
          <w:sz w:val="24"/>
          <w:szCs w:val="24"/>
        </w:rPr>
        <w:t>task of parametric statistics</w:t>
      </w:r>
      <w:r>
        <w:rPr>
          <w:rFonts w:cs="Helvetica"/>
          <w:sz w:val="24"/>
          <w:szCs w:val="24"/>
        </w:rPr>
        <w:t xml:space="preserve">, the </w:t>
      </w:r>
      <w:r w:rsidR="00E46FE9">
        <w:rPr>
          <w:rFonts w:cs="Helvetica"/>
          <w:sz w:val="24"/>
          <w:szCs w:val="24"/>
        </w:rPr>
        <w:t xml:space="preserve">potential impediments to </w:t>
      </w:r>
      <w:ins w:id="276" w:author="Tim Johnson [2]" w:date="2026-01-08T13:36:00Z">
        <w:r w:rsidR="00CC44EA">
          <w:rPr>
            <w:rFonts w:cs="Helvetica"/>
            <w:sz w:val="24"/>
            <w:szCs w:val="24"/>
          </w:rPr>
          <w:t xml:space="preserve">interpretation and </w:t>
        </w:r>
      </w:ins>
      <w:r w:rsidR="00E46FE9">
        <w:rPr>
          <w:rFonts w:cs="Helvetica"/>
          <w:sz w:val="24"/>
          <w:szCs w:val="24"/>
        </w:rPr>
        <w:t xml:space="preserve">replication </w:t>
      </w:r>
      <w:r w:rsidR="00E46FE9">
        <w:rPr>
          <w:rFonts w:cs="Helvetica"/>
          <w:sz w:val="24"/>
          <w:szCs w:val="24"/>
        </w:rPr>
        <w:lastRenderedPageBreak/>
        <w:t xml:space="preserve">speak to challenges facing </w:t>
      </w:r>
      <w:r w:rsidR="00B92274">
        <w:rPr>
          <w:rFonts w:cs="Helvetica"/>
          <w:sz w:val="24"/>
          <w:szCs w:val="24"/>
        </w:rPr>
        <w:t>individuals</w:t>
      </w:r>
      <w:r w:rsidR="00E46FE9">
        <w:rPr>
          <w:rFonts w:cs="Helvetica"/>
          <w:sz w:val="24"/>
          <w:szCs w:val="24"/>
        </w:rPr>
        <w:t xml:space="preserve"> </w:t>
      </w:r>
      <w:r w:rsidR="00B92274">
        <w:rPr>
          <w:rFonts w:cs="Helvetica"/>
          <w:sz w:val="24"/>
          <w:szCs w:val="24"/>
        </w:rPr>
        <w:t xml:space="preserve">who </w:t>
      </w:r>
      <w:r w:rsidR="00E46FE9">
        <w:rPr>
          <w:rFonts w:cs="Helvetica"/>
          <w:sz w:val="24"/>
          <w:szCs w:val="24"/>
        </w:rPr>
        <w:t xml:space="preserve">seek to automate data analysis via AI systems. </w:t>
      </w:r>
      <w:commentRangeStart w:id="277"/>
      <w:r>
        <w:rPr>
          <w:rFonts w:cs="Helvetica"/>
          <w:sz w:val="24"/>
          <w:szCs w:val="24"/>
        </w:rPr>
        <w:t>AI systems have advanced</w:t>
      </w:r>
      <w:r w:rsidR="00E46FE9">
        <w:rPr>
          <w:rFonts w:cs="Helvetica"/>
          <w:sz w:val="24"/>
          <w:szCs w:val="24"/>
        </w:rPr>
        <w:t xml:space="preserve"> remarkably in our lifetimes, but the</w:t>
      </w:r>
      <w:r w:rsidR="003E57DE">
        <w:rPr>
          <w:rFonts w:cs="Helvetica"/>
          <w:sz w:val="24"/>
          <w:szCs w:val="24"/>
        </w:rPr>
        <w:t xml:space="preserve"> possibility of using them to automate data analysis still appears </w:t>
      </w:r>
      <w:r w:rsidR="00002ADA">
        <w:rPr>
          <w:rFonts w:cs="Helvetica"/>
          <w:sz w:val="24"/>
          <w:szCs w:val="24"/>
        </w:rPr>
        <w:t xml:space="preserve">to rest </w:t>
      </w:r>
      <w:r w:rsidR="003E57DE">
        <w:rPr>
          <w:rFonts w:cs="Helvetica"/>
          <w:sz w:val="24"/>
          <w:szCs w:val="24"/>
        </w:rPr>
        <w:t>on the horizon.</w:t>
      </w:r>
      <w:commentRangeEnd w:id="277"/>
      <w:r w:rsidR="00761261">
        <w:rPr>
          <w:rStyle w:val="CommentReference"/>
        </w:rPr>
        <w:commentReference w:id="277"/>
      </w:r>
    </w:p>
    <w:p w14:paraId="77EAC251" w14:textId="77777777" w:rsidR="00436E03" w:rsidRPr="00436E03" w:rsidRDefault="00436E03" w:rsidP="0005577B">
      <w:pPr>
        <w:spacing w:line="480" w:lineRule="auto"/>
        <w:rPr>
          <w:rFonts w:cs="Helvetica"/>
          <w:b/>
          <w:sz w:val="6"/>
          <w:szCs w:val="6"/>
        </w:rPr>
      </w:pPr>
    </w:p>
    <w:p w14:paraId="07DC34D4" w14:textId="326215CA" w:rsidR="00CD77EE" w:rsidRPr="0005577B" w:rsidRDefault="00CD77EE" w:rsidP="0005577B">
      <w:pPr>
        <w:spacing w:line="480" w:lineRule="auto"/>
        <w:rPr>
          <w:rFonts w:cs="Helvetica"/>
          <w:sz w:val="24"/>
          <w:szCs w:val="24"/>
        </w:rPr>
      </w:pPr>
      <w:r>
        <w:rPr>
          <w:rFonts w:cs="Helvetica"/>
          <w:b/>
          <w:sz w:val="24"/>
          <w:szCs w:val="24"/>
        </w:rPr>
        <w:t xml:space="preserve">References </w:t>
      </w:r>
    </w:p>
    <w:p w14:paraId="703323D0" w14:textId="77777777" w:rsidR="00731869" w:rsidRPr="00731869" w:rsidRDefault="00404437" w:rsidP="00731869">
      <w:pPr>
        <w:pStyle w:val="EndNoteBibliography"/>
      </w:pPr>
      <w:r>
        <w:rPr>
          <w:sz w:val="32"/>
          <w:szCs w:val="32"/>
        </w:rPr>
        <w:fldChar w:fldCharType="begin"/>
      </w:r>
      <w:r>
        <w:rPr>
          <w:sz w:val="32"/>
          <w:szCs w:val="32"/>
        </w:rPr>
        <w:instrText xml:space="preserve"> ADDIN EN.REFLIST </w:instrText>
      </w:r>
      <w:r>
        <w:rPr>
          <w:sz w:val="32"/>
          <w:szCs w:val="32"/>
        </w:rPr>
        <w:fldChar w:fldCharType="separate"/>
      </w:r>
      <w:r w:rsidR="00731869" w:rsidRPr="00731869">
        <w:t xml:space="preserve">Bie, T. D., Raedt, L. D., Hernández-Orallo, J., Hoos, H. H., Smyth, P., and Williams, C. K. I. (2022), "Automating Data Science," </w:t>
      </w:r>
      <w:r w:rsidR="00731869" w:rsidRPr="00731869">
        <w:rPr>
          <w:i/>
        </w:rPr>
        <w:t>Communications of the ACM</w:t>
      </w:r>
      <w:r w:rsidR="00731869" w:rsidRPr="00731869">
        <w:t>, 3 (3), 76-87.</w:t>
      </w:r>
    </w:p>
    <w:p w14:paraId="0381BD06" w14:textId="77777777" w:rsidR="00731869" w:rsidRPr="00731869" w:rsidRDefault="00731869" w:rsidP="00731869">
      <w:pPr>
        <w:pStyle w:val="EndNoteBibliography"/>
      </w:pPr>
      <w:r w:rsidRPr="00731869">
        <w:t xml:space="preserve">Bien, J., and Mukherjee, G. (2025), "Generative AI for Data Science 101: Coding Without Learning to Code," </w:t>
      </w:r>
      <w:r w:rsidRPr="00731869">
        <w:rPr>
          <w:i/>
        </w:rPr>
        <w:t>Journal of Statistics and Data Science Education</w:t>
      </w:r>
      <w:r w:rsidRPr="00731869">
        <w:t>, 33 (2), 129-142. DOI: 10.1080/26939169.2024.2432397.</w:t>
      </w:r>
    </w:p>
    <w:p w14:paraId="22E28908" w14:textId="7A7BFFB5" w:rsidR="00731869" w:rsidRPr="00731869" w:rsidRDefault="00731869" w:rsidP="00731869">
      <w:pPr>
        <w:pStyle w:val="EndNoteBibliography"/>
      </w:pPr>
      <w:r w:rsidRPr="00731869">
        <w:t xml:space="preserve">Bubeck, S., Chandrasekaran, V., Eldan, R., Gehrke, J., Horvitz, E., Kamar, E., Lee, P., Lee, Y. T., Li, Y., Lundberg, S., Nori, H., Palangi, H., Ribeiro, M. T., and Zhang, Y. (2023), "Sparks of Artificial General Intelligence: Early experiments with GPT-4," </w:t>
      </w:r>
      <w:r w:rsidRPr="00731869">
        <w:rPr>
          <w:i/>
        </w:rPr>
        <w:t>arXiv</w:t>
      </w:r>
      <w:r w:rsidRPr="00731869">
        <w:t xml:space="preserve">. DOI: </w:t>
      </w:r>
      <w:hyperlink r:id="rId13" w:history="1">
        <w:r w:rsidRPr="00731869">
          <w:rPr>
            <w:rStyle w:val="Hyperlink"/>
          </w:rPr>
          <w:t>https://doi.org/10.48550/arXiv.2303.12712</w:t>
        </w:r>
      </w:hyperlink>
      <w:r w:rsidRPr="00731869">
        <w:t>.</w:t>
      </w:r>
    </w:p>
    <w:p w14:paraId="78C22035" w14:textId="77777777" w:rsidR="00731869" w:rsidRPr="00731869" w:rsidRDefault="00731869" w:rsidP="00731869">
      <w:pPr>
        <w:pStyle w:val="EndNoteBibliography"/>
      </w:pPr>
      <w:r w:rsidRPr="00731869">
        <w:t xml:space="preserve">Johnson, T., and Obradovich, N. (2024), "New methods for deprecating artificial intelligence systems will preserve history and facilitate research," </w:t>
      </w:r>
      <w:r w:rsidRPr="00731869">
        <w:rPr>
          <w:i/>
        </w:rPr>
        <w:t>Nature Communications</w:t>
      </w:r>
      <w:r w:rsidRPr="00731869">
        <w:t>, 15 (1), 10254. DOI: 10.1038/s41467-024-54758-1.</w:t>
      </w:r>
    </w:p>
    <w:p w14:paraId="4AAA3390" w14:textId="77777777" w:rsidR="00731869" w:rsidRPr="00731869" w:rsidRDefault="00731869" w:rsidP="00731869">
      <w:pPr>
        <w:pStyle w:val="EndNoteBibliography"/>
      </w:pPr>
      <w:r w:rsidRPr="00731869">
        <w:t>R Core Team. 2019. R: A language and environment for statistical computing. edited by R. F. f. S. Computing. Vienna, Austria.</w:t>
      </w:r>
    </w:p>
    <w:p w14:paraId="68DB17B3" w14:textId="31E2D2BA" w:rsidR="00731869" w:rsidRPr="00731869" w:rsidRDefault="00731869" w:rsidP="00731869">
      <w:pPr>
        <w:pStyle w:val="EndNoteBibliography"/>
      </w:pPr>
      <w:r w:rsidRPr="00731869">
        <w:t xml:space="preserve">Tu, X., Zou, J., Su, W. J., and Zhang, L. (2023), "What Should Data Science Education Do with Large Language Models?," </w:t>
      </w:r>
      <w:r w:rsidRPr="00731869">
        <w:rPr>
          <w:i/>
        </w:rPr>
        <w:t>arXiv</w:t>
      </w:r>
      <w:r w:rsidRPr="00731869">
        <w:t xml:space="preserve">. DOI: </w:t>
      </w:r>
      <w:hyperlink r:id="rId14" w:history="1">
        <w:r w:rsidRPr="00731869">
          <w:rPr>
            <w:rStyle w:val="Hyperlink"/>
          </w:rPr>
          <w:t>https://doi.org/10.48550/arXiv.2307.02792</w:t>
        </w:r>
      </w:hyperlink>
      <w:r w:rsidRPr="00731869">
        <w:t>.</w:t>
      </w:r>
    </w:p>
    <w:p w14:paraId="2BAB13BF" w14:textId="7E89003D" w:rsidR="00404437" w:rsidRPr="00404437" w:rsidRDefault="00404437">
      <w:pPr>
        <w:rPr>
          <w:rFonts w:cs="Helvetica"/>
          <w:sz w:val="32"/>
          <w:szCs w:val="32"/>
        </w:rPr>
      </w:pPr>
      <w:r>
        <w:rPr>
          <w:rFonts w:cs="Helvetica"/>
          <w:sz w:val="32"/>
          <w:szCs w:val="32"/>
        </w:rPr>
        <w:fldChar w:fldCharType="end"/>
      </w:r>
    </w:p>
    <w:sectPr w:rsidR="00404437" w:rsidRPr="0040443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7" w:author="Tim Johnson [2]" w:date="2026-01-08T12:28:00Z" w:initials="TJ">
    <w:p w14:paraId="668639B4" w14:textId="04E72F91" w:rsidR="00073E10" w:rsidRDefault="00073E10">
      <w:pPr>
        <w:pStyle w:val="CommentText"/>
      </w:pPr>
      <w:r>
        <w:rPr>
          <w:rStyle w:val="CommentReference"/>
        </w:rPr>
        <w:annotationRef/>
      </w:r>
      <w:r>
        <w:t>Robert, could you please update these figures. I would do so myself, but I might very well botch things.</w:t>
      </w:r>
    </w:p>
  </w:comment>
  <w:comment w:id="134" w:author="Robert Walker" w:date="2026-01-11T13:30:00Z" w:initials="RW">
    <w:p w14:paraId="576E7E4F" w14:textId="77777777" w:rsidR="005B3F42" w:rsidRDefault="005B3F42" w:rsidP="005B3F42">
      <w:r>
        <w:rPr>
          <w:rStyle w:val="CommentReference"/>
        </w:rPr>
        <w:annotationRef/>
      </w:r>
      <w:r>
        <w:rPr>
          <w:sz w:val="20"/>
          <w:szCs w:val="20"/>
        </w:rPr>
        <w:t>Duplicating the basic instruction is costly in terms of words.  I do not yet have a more economical alternative to this presentation of this but I feel very strongly that one exists.  It seems like the full prompt with a short summary is best to me.</w:t>
      </w:r>
    </w:p>
  </w:comment>
  <w:comment w:id="206" w:author="Robert Walker" w:date="2026-01-12T10:01:00Z" w:initials="RW">
    <w:p w14:paraId="1499CCFB" w14:textId="77777777" w:rsidR="00761261" w:rsidRDefault="00761261" w:rsidP="00761261">
      <w:r>
        <w:rPr>
          <w:rStyle w:val="CommentReference"/>
        </w:rPr>
        <w:annotationRef/>
      </w:r>
      <w:r>
        <w:rPr>
          <w:sz w:val="20"/>
          <w:szCs w:val="20"/>
        </w:rPr>
        <w:t>The Poisson is 48.2 percent but the combination of binomial and Poisson is 96.1% of outcomes with the Poisson base case.  I suspect nearly all of those could have been either.  A simple check could be to look for identical samples across those two distributions.  The point strikes me as valid regardless.</w:t>
      </w:r>
    </w:p>
  </w:comment>
  <w:comment w:id="277" w:author="Robert Walker" w:date="2026-01-12T10:03:00Z" w:initials="RW">
    <w:p w14:paraId="0A89A048" w14:textId="77777777" w:rsidR="00761261" w:rsidRDefault="00761261" w:rsidP="00761261">
      <w:r>
        <w:rPr>
          <w:rStyle w:val="CommentReference"/>
        </w:rPr>
        <w:annotationRef/>
      </w:r>
      <w:r>
        <w:rPr>
          <w:sz w:val="20"/>
          <w:szCs w:val="20"/>
        </w:rPr>
        <w:t>Though that future is approaching with increasing rapidity.  RL models and such have taken things a long way by addressing the impossibilities in previous iterations.  Or so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8639B4" w15:done="0"/>
  <w15:commentEx w15:paraId="576E7E4F" w15:done="0"/>
  <w15:commentEx w15:paraId="1499CCFB" w15:done="0"/>
  <w15:commentEx w15:paraId="0A89A0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2EC47C" w16cex:dateUtc="2026-01-11T21:30:00Z"/>
  <w16cex:commentExtensible w16cex:durableId="4A510B6C" w16cex:dateUtc="2026-01-12T18:01:00Z"/>
  <w16cex:commentExtensible w16cex:durableId="5E721F2C" w16cex:dateUtc="2026-01-12T1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8639B4" w16cid:durableId="668639B4"/>
  <w16cid:commentId w16cid:paraId="576E7E4F" w16cid:durableId="302EC47C"/>
  <w16cid:commentId w16cid:paraId="1499CCFB" w16cid:durableId="4A510B6C"/>
  <w16cid:commentId w16cid:paraId="0A89A048" w16cid:durableId="5E721F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FAAD5" w14:textId="77777777" w:rsidR="00C96477" w:rsidRDefault="00C96477" w:rsidP="00EA6890">
      <w:r>
        <w:separator/>
      </w:r>
    </w:p>
  </w:endnote>
  <w:endnote w:type="continuationSeparator" w:id="0">
    <w:p w14:paraId="00E275F4" w14:textId="77777777" w:rsidR="00C96477" w:rsidRDefault="00C96477" w:rsidP="00EA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FBFA6" w14:textId="77777777" w:rsidR="00C96477" w:rsidRDefault="00C96477" w:rsidP="00EA6890">
      <w:r>
        <w:separator/>
      </w:r>
    </w:p>
  </w:footnote>
  <w:footnote w:type="continuationSeparator" w:id="0">
    <w:p w14:paraId="1FF6AE31" w14:textId="77777777" w:rsidR="00C96477" w:rsidRDefault="00C96477" w:rsidP="00EA689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Johnson">
    <w15:presenceInfo w15:providerId="AD" w15:userId="S-1-5-21-4290353085-3589909397-3782854889-39323"/>
  </w15:person>
  <w15:person w15:author="Tim Johnson [2]">
    <w15:presenceInfo w15:providerId="None" w15:userId="Tim Johnson"/>
  </w15:person>
  <w15:person w15:author="Robert Walker">
    <w15:presenceInfo w15:providerId="AD" w15:userId="S::rwalker@willamette.edu::40fe9122-bd3b-4211-93a0-8936d369b6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mer Statistical Assoc&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5aeewpyx05sted9acxwwzp2x5srrrt0fwa&quot;&gt;library_for_george&lt;record-ids&gt;&lt;item&gt;3498&lt;/item&gt;&lt;item&gt;3741&lt;/item&gt;&lt;item&gt;3807&lt;/item&gt;&lt;item&gt;3873&lt;/item&gt;&lt;item&gt;3998&lt;/item&gt;&lt;item&gt;4028&lt;/item&gt;&lt;/record-ids&gt;&lt;/item&gt;&lt;/Libraries&gt;"/>
  </w:docVars>
  <w:rsids>
    <w:rsidRoot w:val="00256320"/>
    <w:rsid w:val="00002ADA"/>
    <w:rsid w:val="000158D7"/>
    <w:rsid w:val="0005577B"/>
    <w:rsid w:val="0006692C"/>
    <w:rsid w:val="00073E10"/>
    <w:rsid w:val="000822E9"/>
    <w:rsid w:val="00092011"/>
    <w:rsid w:val="000D59FB"/>
    <w:rsid w:val="000F7F33"/>
    <w:rsid w:val="001024C7"/>
    <w:rsid w:val="00104541"/>
    <w:rsid w:val="00130838"/>
    <w:rsid w:val="0015101D"/>
    <w:rsid w:val="0015214C"/>
    <w:rsid w:val="00153D09"/>
    <w:rsid w:val="00193867"/>
    <w:rsid w:val="001A381D"/>
    <w:rsid w:val="001B7AD9"/>
    <w:rsid w:val="001F0156"/>
    <w:rsid w:val="00206366"/>
    <w:rsid w:val="0023030E"/>
    <w:rsid w:val="00241A0E"/>
    <w:rsid w:val="00246352"/>
    <w:rsid w:val="00256320"/>
    <w:rsid w:val="00292F65"/>
    <w:rsid w:val="002969EB"/>
    <w:rsid w:val="002B6305"/>
    <w:rsid w:val="002E7A70"/>
    <w:rsid w:val="002F6F0E"/>
    <w:rsid w:val="00300DF1"/>
    <w:rsid w:val="0030118A"/>
    <w:rsid w:val="00327001"/>
    <w:rsid w:val="00332BCE"/>
    <w:rsid w:val="00334178"/>
    <w:rsid w:val="00336022"/>
    <w:rsid w:val="00377AC3"/>
    <w:rsid w:val="003D3E00"/>
    <w:rsid w:val="003E57DE"/>
    <w:rsid w:val="003F28FB"/>
    <w:rsid w:val="00404437"/>
    <w:rsid w:val="00436E03"/>
    <w:rsid w:val="00441A1F"/>
    <w:rsid w:val="00450D77"/>
    <w:rsid w:val="00461B80"/>
    <w:rsid w:val="00483C92"/>
    <w:rsid w:val="00485E32"/>
    <w:rsid w:val="004A1C20"/>
    <w:rsid w:val="004B6319"/>
    <w:rsid w:val="004F4602"/>
    <w:rsid w:val="00512BCB"/>
    <w:rsid w:val="00527B95"/>
    <w:rsid w:val="00543DC6"/>
    <w:rsid w:val="00583690"/>
    <w:rsid w:val="0058670B"/>
    <w:rsid w:val="005925CF"/>
    <w:rsid w:val="005B3F42"/>
    <w:rsid w:val="005C4B22"/>
    <w:rsid w:val="005D0EFE"/>
    <w:rsid w:val="005F6B10"/>
    <w:rsid w:val="00604FA1"/>
    <w:rsid w:val="00621950"/>
    <w:rsid w:val="00650A42"/>
    <w:rsid w:val="00677FDF"/>
    <w:rsid w:val="006D2A0A"/>
    <w:rsid w:val="006D376D"/>
    <w:rsid w:val="007000D2"/>
    <w:rsid w:val="00725B3B"/>
    <w:rsid w:val="00726FA2"/>
    <w:rsid w:val="00731869"/>
    <w:rsid w:val="00732D4A"/>
    <w:rsid w:val="007578FD"/>
    <w:rsid w:val="00761261"/>
    <w:rsid w:val="0077689E"/>
    <w:rsid w:val="007967F4"/>
    <w:rsid w:val="007A52C5"/>
    <w:rsid w:val="007F7D1D"/>
    <w:rsid w:val="00803C2E"/>
    <w:rsid w:val="00806A74"/>
    <w:rsid w:val="00812ED9"/>
    <w:rsid w:val="008405B4"/>
    <w:rsid w:val="00845C1B"/>
    <w:rsid w:val="00856003"/>
    <w:rsid w:val="00897FC0"/>
    <w:rsid w:val="008E48CD"/>
    <w:rsid w:val="00901804"/>
    <w:rsid w:val="00942A16"/>
    <w:rsid w:val="00951E3A"/>
    <w:rsid w:val="0098748A"/>
    <w:rsid w:val="00993A1A"/>
    <w:rsid w:val="009B1580"/>
    <w:rsid w:val="009D3852"/>
    <w:rsid w:val="00A0264B"/>
    <w:rsid w:val="00A21416"/>
    <w:rsid w:val="00A304C6"/>
    <w:rsid w:val="00A31085"/>
    <w:rsid w:val="00A31DC9"/>
    <w:rsid w:val="00A32453"/>
    <w:rsid w:val="00A34F37"/>
    <w:rsid w:val="00A541ED"/>
    <w:rsid w:val="00A66BA6"/>
    <w:rsid w:val="00A75DC1"/>
    <w:rsid w:val="00AC3750"/>
    <w:rsid w:val="00AD618B"/>
    <w:rsid w:val="00AE2EAB"/>
    <w:rsid w:val="00B12E1F"/>
    <w:rsid w:val="00B24D1A"/>
    <w:rsid w:val="00B270D1"/>
    <w:rsid w:val="00B70424"/>
    <w:rsid w:val="00B92274"/>
    <w:rsid w:val="00BB10A2"/>
    <w:rsid w:val="00BB7FB4"/>
    <w:rsid w:val="00BE2985"/>
    <w:rsid w:val="00C20B3C"/>
    <w:rsid w:val="00C20B6B"/>
    <w:rsid w:val="00C96477"/>
    <w:rsid w:val="00CC44EA"/>
    <w:rsid w:val="00CD66F8"/>
    <w:rsid w:val="00CD77EE"/>
    <w:rsid w:val="00D1600E"/>
    <w:rsid w:val="00D332E4"/>
    <w:rsid w:val="00D44046"/>
    <w:rsid w:val="00D762FC"/>
    <w:rsid w:val="00D82CDF"/>
    <w:rsid w:val="00DB2A72"/>
    <w:rsid w:val="00DB5B3A"/>
    <w:rsid w:val="00DF0AE2"/>
    <w:rsid w:val="00E30852"/>
    <w:rsid w:val="00E46FE9"/>
    <w:rsid w:val="00E8049D"/>
    <w:rsid w:val="00E923F3"/>
    <w:rsid w:val="00E94FEE"/>
    <w:rsid w:val="00EA6890"/>
    <w:rsid w:val="00F374AF"/>
    <w:rsid w:val="00F65B02"/>
    <w:rsid w:val="00F747A3"/>
    <w:rsid w:val="00FB3A1B"/>
    <w:rsid w:val="00FB5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60A32"/>
  <w15:chartTrackingRefBased/>
  <w15:docId w15:val="{EE7F84F3-F72B-49A6-9BFA-A00BDB5B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HAnsi" w:hAnsi="Helvetica"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A1F"/>
    <w:pPr>
      <w:keepNext/>
      <w:keepLines/>
      <w:spacing w:before="240" w:line="276" w:lineRule="auto"/>
      <w:outlineLvl w:val="0"/>
    </w:pPr>
    <w:rPr>
      <w:rFonts w:eastAsiaTheme="majorEastAsia" w:cstheme="majorBidi"/>
      <w:sz w:val="24"/>
      <w:szCs w:val="32"/>
      <w:lang w:eastAsia="zh-CN"/>
    </w:rPr>
  </w:style>
  <w:style w:type="paragraph" w:styleId="Heading2">
    <w:name w:val="heading 2"/>
    <w:basedOn w:val="Normal"/>
    <w:next w:val="Normal"/>
    <w:link w:val="Heading2Char"/>
    <w:uiPriority w:val="9"/>
    <w:unhideWhenUsed/>
    <w:qFormat/>
    <w:rsid w:val="00441A1F"/>
    <w:pPr>
      <w:keepNext/>
      <w:keepLines/>
      <w:spacing w:before="40" w:line="276" w:lineRule="auto"/>
      <w:outlineLvl w:val="1"/>
    </w:pPr>
    <w:rPr>
      <w:rFonts w:eastAsiaTheme="majorEastAsia" w:cstheme="majorBidi"/>
      <w:b/>
      <w:i/>
      <w:szCs w:val="26"/>
      <w:lang w:eastAsia="zh-CN"/>
    </w:rPr>
  </w:style>
  <w:style w:type="paragraph" w:styleId="Heading3">
    <w:name w:val="heading 3"/>
    <w:basedOn w:val="Normal"/>
    <w:next w:val="Normal"/>
    <w:link w:val="Heading3Char"/>
    <w:uiPriority w:val="9"/>
    <w:semiHidden/>
    <w:unhideWhenUsed/>
    <w:qFormat/>
    <w:rsid w:val="00241A0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A1F"/>
    <w:rPr>
      <w:rFonts w:eastAsiaTheme="majorEastAsia" w:cstheme="majorBidi"/>
      <w:sz w:val="24"/>
      <w:szCs w:val="32"/>
      <w:lang w:eastAsia="zh-CN"/>
    </w:rPr>
  </w:style>
  <w:style w:type="character" w:customStyle="1" w:styleId="Heading2Char">
    <w:name w:val="Heading 2 Char"/>
    <w:basedOn w:val="DefaultParagraphFont"/>
    <w:link w:val="Heading2"/>
    <w:uiPriority w:val="9"/>
    <w:rsid w:val="00441A1F"/>
    <w:rPr>
      <w:rFonts w:eastAsiaTheme="majorEastAsia" w:cstheme="majorBidi"/>
      <w:b/>
      <w:i/>
      <w:szCs w:val="26"/>
      <w:lang w:eastAsia="zh-CN"/>
    </w:rPr>
  </w:style>
  <w:style w:type="paragraph" w:customStyle="1" w:styleId="EndNoteBibliographyTitle">
    <w:name w:val="EndNote Bibliography Title"/>
    <w:basedOn w:val="Normal"/>
    <w:link w:val="EndNoteBibliographyTitleChar"/>
    <w:rsid w:val="00404437"/>
    <w:pPr>
      <w:jc w:val="center"/>
    </w:pPr>
    <w:rPr>
      <w:rFonts w:cs="Helvetica"/>
      <w:noProof/>
    </w:rPr>
  </w:style>
  <w:style w:type="character" w:customStyle="1" w:styleId="EndNoteBibliographyTitleChar">
    <w:name w:val="EndNote Bibliography Title Char"/>
    <w:basedOn w:val="DefaultParagraphFont"/>
    <w:link w:val="EndNoteBibliographyTitle"/>
    <w:rsid w:val="00404437"/>
    <w:rPr>
      <w:rFonts w:cs="Helvetica"/>
      <w:noProof/>
    </w:rPr>
  </w:style>
  <w:style w:type="paragraph" w:customStyle="1" w:styleId="EndNoteBibliography">
    <w:name w:val="EndNote Bibliography"/>
    <w:basedOn w:val="Normal"/>
    <w:link w:val="EndNoteBibliographyChar"/>
    <w:rsid w:val="00404437"/>
    <w:rPr>
      <w:rFonts w:cs="Helvetica"/>
      <w:noProof/>
    </w:rPr>
  </w:style>
  <w:style w:type="character" w:customStyle="1" w:styleId="EndNoteBibliographyChar">
    <w:name w:val="EndNote Bibliography Char"/>
    <w:basedOn w:val="DefaultParagraphFont"/>
    <w:link w:val="EndNoteBibliography"/>
    <w:rsid w:val="00404437"/>
    <w:rPr>
      <w:rFonts w:cs="Helvetica"/>
      <w:noProof/>
    </w:rPr>
  </w:style>
  <w:style w:type="character" w:styleId="Hyperlink">
    <w:name w:val="Hyperlink"/>
    <w:basedOn w:val="DefaultParagraphFont"/>
    <w:uiPriority w:val="99"/>
    <w:unhideWhenUsed/>
    <w:rsid w:val="00404437"/>
    <w:rPr>
      <w:color w:val="0563C1" w:themeColor="hyperlink"/>
      <w:u w:val="single"/>
    </w:rPr>
  </w:style>
  <w:style w:type="character" w:customStyle="1" w:styleId="Heading3Char">
    <w:name w:val="Heading 3 Char"/>
    <w:basedOn w:val="DefaultParagraphFont"/>
    <w:link w:val="Heading3"/>
    <w:uiPriority w:val="9"/>
    <w:semiHidden/>
    <w:rsid w:val="00241A0E"/>
    <w:rPr>
      <w:rFonts w:asciiTheme="majorHAnsi" w:eastAsiaTheme="majorEastAsia" w:hAnsiTheme="majorHAnsi" w:cstheme="majorBidi"/>
      <w:color w:val="1F4D78" w:themeColor="accent1" w:themeShade="7F"/>
      <w:sz w:val="24"/>
      <w:szCs w:val="24"/>
    </w:rPr>
  </w:style>
  <w:style w:type="paragraph" w:styleId="FootnoteText">
    <w:name w:val="footnote text"/>
    <w:basedOn w:val="Normal"/>
    <w:link w:val="FootnoteTextChar"/>
    <w:uiPriority w:val="99"/>
    <w:semiHidden/>
    <w:unhideWhenUsed/>
    <w:rsid w:val="00EA6890"/>
    <w:rPr>
      <w:sz w:val="20"/>
      <w:szCs w:val="20"/>
    </w:rPr>
  </w:style>
  <w:style w:type="character" w:customStyle="1" w:styleId="FootnoteTextChar">
    <w:name w:val="Footnote Text Char"/>
    <w:basedOn w:val="DefaultParagraphFont"/>
    <w:link w:val="FootnoteText"/>
    <w:uiPriority w:val="99"/>
    <w:semiHidden/>
    <w:rsid w:val="00EA6890"/>
    <w:rPr>
      <w:sz w:val="20"/>
      <w:szCs w:val="20"/>
    </w:rPr>
  </w:style>
  <w:style w:type="character" w:styleId="FootnoteReference">
    <w:name w:val="footnote reference"/>
    <w:basedOn w:val="DefaultParagraphFont"/>
    <w:uiPriority w:val="99"/>
    <w:semiHidden/>
    <w:unhideWhenUsed/>
    <w:rsid w:val="00EA6890"/>
    <w:rPr>
      <w:vertAlign w:val="superscript"/>
    </w:rPr>
  </w:style>
  <w:style w:type="paragraph" w:styleId="EndnoteText">
    <w:name w:val="endnote text"/>
    <w:basedOn w:val="Normal"/>
    <w:link w:val="EndnoteTextChar"/>
    <w:uiPriority w:val="99"/>
    <w:semiHidden/>
    <w:unhideWhenUsed/>
    <w:rsid w:val="001B7AD9"/>
    <w:rPr>
      <w:sz w:val="20"/>
      <w:szCs w:val="20"/>
    </w:rPr>
  </w:style>
  <w:style w:type="character" w:customStyle="1" w:styleId="EndnoteTextChar">
    <w:name w:val="Endnote Text Char"/>
    <w:basedOn w:val="DefaultParagraphFont"/>
    <w:link w:val="EndnoteText"/>
    <w:uiPriority w:val="99"/>
    <w:semiHidden/>
    <w:rsid w:val="001B7AD9"/>
    <w:rPr>
      <w:sz w:val="20"/>
      <w:szCs w:val="20"/>
    </w:rPr>
  </w:style>
  <w:style w:type="character" w:styleId="EndnoteReference">
    <w:name w:val="endnote reference"/>
    <w:basedOn w:val="DefaultParagraphFont"/>
    <w:uiPriority w:val="99"/>
    <w:semiHidden/>
    <w:unhideWhenUsed/>
    <w:rsid w:val="001B7AD9"/>
    <w:rPr>
      <w:vertAlign w:val="superscript"/>
    </w:rPr>
  </w:style>
  <w:style w:type="character" w:styleId="CommentReference">
    <w:name w:val="annotation reference"/>
    <w:basedOn w:val="DefaultParagraphFont"/>
    <w:uiPriority w:val="99"/>
    <w:semiHidden/>
    <w:unhideWhenUsed/>
    <w:rsid w:val="00A66BA6"/>
    <w:rPr>
      <w:sz w:val="16"/>
      <w:szCs w:val="16"/>
    </w:rPr>
  </w:style>
  <w:style w:type="paragraph" w:styleId="CommentText">
    <w:name w:val="annotation text"/>
    <w:basedOn w:val="Normal"/>
    <w:link w:val="CommentTextChar"/>
    <w:uiPriority w:val="99"/>
    <w:unhideWhenUsed/>
    <w:rsid w:val="00A66BA6"/>
    <w:rPr>
      <w:sz w:val="20"/>
      <w:szCs w:val="20"/>
    </w:rPr>
  </w:style>
  <w:style w:type="character" w:customStyle="1" w:styleId="CommentTextChar">
    <w:name w:val="Comment Text Char"/>
    <w:basedOn w:val="DefaultParagraphFont"/>
    <w:link w:val="CommentText"/>
    <w:uiPriority w:val="99"/>
    <w:rsid w:val="00A66BA6"/>
    <w:rPr>
      <w:sz w:val="20"/>
      <w:szCs w:val="20"/>
    </w:rPr>
  </w:style>
  <w:style w:type="paragraph" w:styleId="CommentSubject">
    <w:name w:val="annotation subject"/>
    <w:basedOn w:val="CommentText"/>
    <w:next w:val="CommentText"/>
    <w:link w:val="CommentSubjectChar"/>
    <w:uiPriority w:val="99"/>
    <w:semiHidden/>
    <w:unhideWhenUsed/>
    <w:rsid w:val="00A66BA6"/>
    <w:rPr>
      <w:b/>
      <w:bCs/>
    </w:rPr>
  </w:style>
  <w:style w:type="character" w:customStyle="1" w:styleId="CommentSubjectChar">
    <w:name w:val="Comment Subject Char"/>
    <w:basedOn w:val="CommentTextChar"/>
    <w:link w:val="CommentSubject"/>
    <w:uiPriority w:val="99"/>
    <w:semiHidden/>
    <w:rsid w:val="00A66BA6"/>
    <w:rPr>
      <w:b/>
      <w:bCs/>
      <w:sz w:val="20"/>
      <w:szCs w:val="20"/>
    </w:rPr>
  </w:style>
  <w:style w:type="paragraph" w:styleId="BalloonText">
    <w:name w:val="Balloon Text"/>
    <w:basedOn w:val="Normal"/>
    <w:link w:val="BalloonTextChar"/>
    <w:uiPriority w:val="99"/>
    <w:semiHidden/>
    <w:unhideWhenUsed/>
    <w:rsid w:val="00650A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0A42"/>
    <w:rPr>
      <w:rFonts w:ascii="Segoe UI" w:hAnsi="Segoe UI" w:cs="Segoe UI"/>
      <w:sz w:val="18"/>
      <w:szCs w:val="18"/>
    </w:rPr>
  </w:style>
  <w:style w:type="paragraph" w:styleId="Revision">
    <w:name w:val="Revision"/>
    <w:hidden/>
    <w:uiPriority w:val="99"/>
    <w:semiHidden/>
    <w:rsid w:val="005B3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6640">
      <w:bodyDiv w:val="1"/>
      <w:marLeft w:val="0"/>
      <w:marRight w:val="0"/>
      <w:marTop w:val="0"/>
      <w:marBottom w:val="0"/>
      <w:divBdr>
        <w:top w:val="none" w:sz="0" w:space="0" w:color="auto"/>
        <w:left w:val="none" w:sz="0" w:space="0" w:color="auto"/>
        <w:bottom w:val="none" w:sz="0" w:space="0" w:color="auto"/>
        <w:right w:val="none" w:sz="0" w:space="0" w:color="auto"/>
      </w:divBdr>
      <w:divsChild>
        <w:div w:id="2037728308">
          <w:marLeft w:val="0"/>
          <w:marRight w:val="0"/>
          <w:marTop w:val="0"/>
          <w:marBottom w:val="0"/>
          <w:divBdr>
            <w:top w:val="none" w:sz="0" w:space="0" w:color="auto"/>
            <w:left w:val="none" w:sz="0" w:space="0" w:color="auto"/>
            <w:bottom w:val="none" w:sz="0" w:space="0" w:color="auto"/>
            <w:right w:val="none" w:sz="0" w:space="0" w:color="auto"/>
          </w:divBdr>
        </w:div>
        <w:div w:id="396826460">
          <w:marLeft w:val="0"/>
          <w:marRight w:val="0"/>
          <w:marTop w:val="0"/>
          <w:marBottom w:val="0"/>
          <w:divBdr>
            <w:top w:val="none" w:sz="0" w:space="0" w:color="auto"/>
            <w:left w:val="none" w:sz="0" w:space="0" w:color="auto"/>
            <w:bottom w:val="none" w:sz="0" w:space="0" w:color="auto"/>
            <w:right w:val="none" w:sz="0" w:space="0" w:color="auto"/>
          </w:divBdr>
        </w:div>
        <w:div w:id="805925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48550/arXiv.2303.12712"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48550/arXiv.2307.02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795CF-6B7C-4804-8D87-8D7626AD0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2806</Words>
  <Characters>15999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Willamette University</Company>
  <LinksUpToDate>false</LinksUpToDate>
  <CharactersWithSpaces>18768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Johnson</dc:creator>
  <cp:keywords/>
  <dc:description/>
  <cp:lastModifiedBy>Robert Walker</cp:lastModifiedBy>
  <cp:revision>2</cp:revision>
  <cp:lastPrinted>2025-05-21T16:48:00Z</cp:lastPrinted>
  <dcterms:created xsi:type="dcterms:W3CDTF">2026-01-12T18:03:00Z</dcterms:created>
  <dcterms:modified xsi:type="dcterms:W3CDTF">2026-01-12T18:03:00Z</dcterms:modified>
</cp:coreProperties>
</file>